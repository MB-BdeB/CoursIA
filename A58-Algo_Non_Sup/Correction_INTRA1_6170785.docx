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EAC7" w14:textId="3D4E1AE9" w:rsidR="000D1DF2" w:rsidRDefault="00DA1357" w:rsidP="000D1DF2">
      <w:pPr>
        <w:pStyle w:val="Corpsdetexte"/>
        <w:spacing w:before="1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01CF36A2" wp14:editId="76176360">
                <wp:simplePos x="0" y="0"/>
                <wp:positionH relativeFrom="column">
                  <wp:posOffset>1613535</wp:posOffset>
                </wp:positionH>
                <wp:positionV relativeFrom="paragraph">
                  <wp:posOffset>-715645</wp:posOffset>
                </wp:positionV>
                <wp:extent cx="1064520" cy="1086955"/>
                <wp:effectExtent l="38100" t="38100" r="40640" b="37465"/>
                <wp:wrapNone/>
                <wp:docPr id="13858341" name="Encr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64520" cy="108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DE80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04" o:spid="_x0000_s1026" type="#_x0000_t75" style="position:absolute;margin-left:126.55pt;margin-top:-56.85pt;width:84.8pt;height:86.6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">
                <v:imagedata r:id="rId6" o:title=""/>
              </v:shape>
            </w:pict>
          </mc:Fallback>
        </mc:AlternateContent>
      </w:r>
      <w:ins w:id="0" w:author="Jourdan, Nathalie" w:date="2026-01-11T22:22:00Z" w16du:dateUtc="2026-01-12T03:22:00Z">
        <w:r w:rsidR="000D1DF2">
          <w:rPr>
            <w:noProof/>
            <w14:ligatures w14:val="standardContextual"/>
          </w:rPr>
          <mc:AlternateContent>
            <mc:Choice Requires="wpi">
              <w:drawing>
                <wp:anchor distT="0" distB="0" distL="114300" distR="114300" simplePos="0" relativeHeight="251659264" behindDoc="0" locked="0" layoutInCell="1" allowOverlap="1" wp14:anchorId="30E1BA5E" wp14:editId="68577914">
                  <wp:simplePos x="0" y="0"/>
                  <wp:positionH relativeFrom="column">
                    <wp:posOffset>-901714</wp:posOffset>
                  </wp:positionH>
                  <wp:positionV relativeFrom="paragraph">
                    <wp:posOffset>-336470</wp:posOffset>
                  </wp:positionV>
                  <wp:extent cx="360" cy="360"/>
                  <wp:effectExtent l="38100" t="38100" r="38100" b="38100"/>
                  <wp:wrapNone/>
                  <wp:docPr id="146973766" name="Encre 1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7">
                        <w14:nvContentPartPr>
                          <w14:cNvContentPartPr/>
                        </w14:nvContentPartPr>
                        <w14:xfrm>
                          <a:off x="0" y="0"/>
                          <a:ext cx="360" cy="36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w14:anchorId="2E02801F" id="Encre 1" o:spid="_x0000_s1026" type="#_x0000_t75" style="position:absolute;margin-left:-71.5pt;margin-top:-2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/dnI21QEAAJ0EAAAQAAAA&#10;AAAAAAAAAAAAANMDAABkcnMvaW5rL2luazEueG1sUEsBAi0AFAAGAAgAAAAhABCgt5/gAAAADQEA&#10;AA8AAAAAAAAAAAAAAAAA1gUAAGRycy9kb3ducmV2LnhtbFBLAQItABQABgAIAAAAIQB5GLydvwAA&#10;ACEBAAAZAAAAAAAAAAAAAAAAAOMGAABkcnMvX3JlbHMvZTJvRG9jLnhtbC5yZWxzUEsFBgAAAAAG&#10;AAYAeAEAANkHAAAAAA==&#10;">
                  <v:imagedata r:id="rId8" o:title=""/>
                </v:shape>
              </w:pict>
            </mc:Fallback>
          </mc:AlternateContent>
        </w:r>
      </w:ins>
      <w:r w:rsidR="000D1DF2">
        <w:t>NOM</w:t>
      </w:r>
      <w:proofErr w:type="gramStart"/>
      <w:r w:rsidR="000D1DF2">
        <w:t> :</w:t>
      </w:r>
      <w:proofErr w:type="spellStart"/>
      <w:r w:rsidR="00020D66">
        <w:t>B</w:t>
      </w:r>
      <w:r w:rsidR="00963A40">
        <w:t>ouriel</w:t>
      </w:r>
      <w:proofErr w:type="spellEnd"/>
      <w:proofErr w:type="gramEnd"/>
    </w:p>
    <w:p w14:paraId="10D45EE3" w14:textId="5CB7010A" w:rsidR="000D1DF2" w:rsidRDefault="00DA1357" w:rsidP="000D1DF2">
      <w:pPr>
        <w:pStyle w:val="Corpsdetexte"/>
        <w:spacing w:before="1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05525EC1" wp14:editId="16C3F193">
                <wp:simplePos x="0" y="0"/>
                <wp:positionH relativeFrom="column">
                  <wp:posOffset>1889125</wp:posOffset>
                </wp:positionH>
                <wp:positionV relativeFrom="paragraph">
                  <wp:posOffset>-154305</wp:posOffset>
                </wp:positionV>
                <wp:extent cx="574110" cy="354165"/>
                <wp:effectExtent l="38100" t="38100" r="35560" b="46355"/>
                <wp:wrapNone/>
                <wp:docPr id="1991426658" name="Encre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74110" cy="35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CE81B" id="Encre 103" o:spid="_x0000_s1026" type="#_x0000_t75" style="position:absolute;margin-left:148.25pt;margin-top:-12.65pt;width:46.15pt;height:28.9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">
                <v:imagedata r:id="rId10" o:title=""/>
              </v:shape>
            </w:pict>
          </mc:Fallback>
        </mc:AlternateContent>
      </w:r>
    </w:p>
    <w:p w14:paraId="0F909488" w14:textId="77777777" w:rsidR="000D1DF2" w:rsidRDefault="000D1DF2" w:rsidP="000D1DF2">
      <w:pPr>
        <w:pStyle w:val="Corpsdetexte"/>
        <w:spacing w:before="1"/>
      </w:pPr>
    </w:p>
    <w:p w14:paraId="433C0491" w14:textId="54A07AF8" w:rsidR="000D1DF2" w:rsidRDefault="000D1DF2" w:rsidP="000D1DF2">
      <w:pPr>
        <w:pStyle w:val="Corpsdetexte"/>
        <w:numPr>
          <w:ilvl w:val="0"/>
          <w:numId w:val="1"/>
        </w:numPr>
        <w:spacing w:before="1"/>
      </w:pPr>
      <w:r>
        <w:t>Importer le fichier « Fromages.csv ».</w:t>
      </w:r>
    </w:p>
    <w:p w14:paraId="7087FE19" w14:textId="2D90D4D7" w:rsidR="000D1DF2" w:rsidRDefault="00020D66" w:rsidP="000D1DF2">
      <w:pPr>
        <w:pStyle w:val="Corpsdetexte"/>
        <w:spacing w:before="1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3C786FA" wp14:editId="7A81E005">
                <wp:simplePos x="0" y="0"/>
                <wp:positionH relativeFrom="column">
                  <wp:posOffset>3066260</wp:posOffset>
                </wp:positionH>
                <wp:positionV relativeFrom="paragraph">
                  <wp:posOffset>-66605</wp:posOffset>
                </wp:positionV>
                <wp:extent cx="11880" cy="9000"/>
                <wp:effectExtent l="38100" t="38100" r="45720" b="48260"/>
                <wp:wrapNone/>
                <wp:docPr id="1466922609" name="Encre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880" cy="9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09A95" id="Encre 211" o:spid="_x0000_s1026" type="#_x0000_t75" style="position:absolute;margin-left:240.95pt;margin-top:-5.75pt;width:1.95pt;height:1.6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">
                <v:imagedata r:id="rId12" o:title=""/>
              </v:shape>
            </w:pict>
          </mc:Fallback>
        </mc:AlternateContent>
      </w:r>
    </w:p>
    <w:p w14:paraId="2C2BF39A" w14:textId="7497A3A3" w:rsidR="000D1DF2" w:rsidRDefault="000D1DF2" w:rsidP="000D1DF2">
      <w:pPr>
        <w:pStyle w:val="Corpsdetexte"/>
        <w:numPr>
          <w:ilvl w:val="0"/>
          <w:numId w:val="2"/>
        </w:numPr>
        <w:spacing w:before="1"/>
      </w:pPr>
      <w:ins w:id="1" w:author="Jourdan, Nathalie" w:date="2026-01-11T22:22:00Z" w16du:dateUtc="2026-01-12T03:22:00Z">
        <w:r>
          <w:rPr>
            <w:noProof/>
            <w14:ligatures w14:val="standardContextual"/>
          </w:rPr>
          <mc:AlternateContent>
            <mc:Choice Requires="wpi">
              <w:drawing>
                <wp:anchor distT="0" distB="0" distL="114300" distR="114300" simplePos="0" relativeHeight="251660288" behindDoc="0" locked="0" layoutInCell="1" allowOverlap="1" wp14:anchorId="1C3FDA5A" wp14:editId="0C517CCE">
                  <wp:simplePos x="0" y="0"/>
                  <wp:positionH relativeFrom="column">
                    <wp:posOffset>3340886</wp:posOffset>
                  </wp:positionH>
                  <wp:positionV relativeFrom="paragraph">
                    <wp:posOffset>138830</wp:posOffset>
                  </wp:positionV>
                  <wp:extent cx="360" cy="360"/>
                  <wp:effectExtent l="38100" t="38100" r="38100" b="38100"/>
                  <wp:wrapNone/>
                  <wp:docPr id="1385029242" name="Encre 2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3">
                        <w14:nvContentPartPr>
                          <w14:cNvContentPartPr/>
                        </w14:nvContentPartPr>
                        <w14:xfrm>
                          <a:off x="0" y="0"/>
                          <a:ext cx="360" cy="36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w14:anchorId="18D85DF2" id="Encre 2" o:spid="_x0000_s1026" type="#_x0000_t75" style="position:absolute;margin-left:262.55pt;margin-top:10.4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Fg2lhrVAQAAnQQAABAAAAAA&#10;AAAAAAAAAAAA0wMAAGRycy9pbmsvaW5rMS54bWxQSwECLQAUAAYACAAAACEAqNWeg98AAAAJAQAA&#10;DwAAAAAAAAAAAAAAAADWBQAAZHJzL2Rvd25yZXYueG1sUEsBAi0AFAAGAAgAAAAhAHkYvJ2/AAAA&#10;IQEAABkAAAAAAAAAAAAAAAAA4gYAAGRycy9fcmVscy9lMm9Eb2MueG1sLnJlbHNQSwUGAAAAAAYA&#10;BgB4AQAA2AcAAAAA&#10;">
                  <v:imagedata r:id="rId8" o:title=""/>
                </v:shape>
              </w:pict>
            </mc:Fallback>
          </mc:AlternateContent>
        </w:r>
      </w:ins>
      <w:r>
        <w:t>Visualiser les distributions des variables numériq</w:t>
      </w:r>
      <w:r w:rsidR="00C02488">
        <w:t>34ED</w:t>
      </w:r>
      <w:r>
        <w:t>ues</w:t>
      </w:r>
    </w:p>
    <w:p w14:paraId="6A90E958" w14:textId="65F9884D" w:rsidR="000D1DF2" w:rsidRDefault="00020D66" w:rsidP="000D1DF2">
      <w:pPr>
        <w:pStyle w:val="Corpsdetexte"/>
        <w:spacing w:before="1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46B190F" wp14:editId="7C9C28FC">
                <wp:simplePos x="0" y="0"/>
                <wp:positionH relativeFrom="column">
                  <wp:posOffset>2286000</wp:posOffset>
                </wp:positionH>
                <wp:positionV relativeFrom="paragraph">
                  <wp:posOffset>-13335</wp:posOffset>
                </wp:positionV>
                <wp:extent cx="121920" cy="199485"/>
                <wp:effectExtent l="38100" t="38100" r="0" b="48260"/>
                <wp:wrapNone/>
                <wp:docPr id="957271588" name="Encre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1920" cy="19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D8281" id="Encre 218" o:spid="_x0000_s1026" type="#_x0000_t75" style="position:absolute;margin-left:179.5pt;margin-top:-1.55pt;width:10.55pt;height:16.6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">
                <v:imagedata r:id="rId15" o:title=""/>
              </v:shape>
            </w:pict>
          </mc:Fallback>
        </mc:AlternateContent>
      </w:r>
    </w:p>
    <w:p w14:paraId="4E891B3F" w14:textId="52111A8E" w:rsidR="000D1DF2" w:rsidRDefault="006021C9" w:rsidP="000D1DF2">
      <w:pPr>
        <w:pStyle w:val="Corpsdetexte"/>
        <w:spacing w:before="1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58520838" wp14:editId="26AE7C1C">
                <wp:simplePos x="0" y="0"/>
                <wp:positionH relativeFrom="column">
                  <wp:posOffset>5474970</wp:posOffset>
                </wp:positionH>
                <wp:positionV relativeFrom="paragraph">
                  <wp:posOffset>-78105</wp:posOffset>
                </wp:positionV>
                <wp:extent cx="133085" cy="314180"/>
                <wp:effectExtent l="38100" t="38100" r="0" b="48260"/>
                <wp:wrapNone/>
                <wp:docPr id="1780004175" name="Encre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3085" cy="31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2549C" id="Encre 570" o:spid="_x0000_s1026" type="#_x0000_t75" style="position:absolute;margin-left:430.6pt;margin-top:-6.65pt;width:11.5pt;height:25.7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">
                <v:imagedata r:id="rId17" o:title=""/>
              </v:shape>
            </w:pict>
          </mc:Fallback>
        </mc:AlternateContent>
      </w:r>
      <w:r w:rsidR="00020D66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214A9E29" wp14:editId="2430FBBC">
                <wp:simplePos x="0" y="0"/>
                <wp:positionH relativeFrom="column">
                  <wp:posOffset>2345690</wp:posOffset>
                </wp:positionH>
                <wp:positionV relativeFrom="paragraph">
                  <wp:posOffset>-93980</wp:posOffset>
                </wp:positionV>
                <wp:extent cx="291465" cy="249785"/>
                <wp:effectExtent l="38100" t="38100" r="51435" b="36195"/>
                <wp:wrapNone/>
                <wp:docPr id="1248335499" name="Encre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91465" cy="24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7A1E0" id="Encre 215" o:spid="_x0000_s1026" type="#_x0000_t75" style="position:absolute;margin-left:184.2pt;margin-top:-7.9pt;width:23.9pt;height:20.6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">
                <v:imagedata r:id="rId19" o:title=""/>
              </v:shape>
            </w:pict>
          </mc:Fallback>
        </mc:AlternateContent>
      </w:r>
    </w:p>
    <w:p w14:paraId="2D2D31CA" w14:textId="13ED0E9A" w:rsidR="000D1DF2" w:rsidRDefault="00C02488" w:rsidP="000D1DF2">
      <w:pPr>
        <w:pStyle w:val="Corpsdetexte"/>
        <w:numPr>
          <w:ilvl w:val="0"/>
          <w:numId w:val="2"/>
        </w:numPr>
        <w:spacing w:before="1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855DD0D" wp14:editId="5CE05319">
                <wp:simplePos x="0" y="0"/>
                <wp:positionH relativeFrom="column">
                  <wp:posOffset>5682326</wp:posOffset>
                </wp:positionH>
                <wp:positionV relativeFrom="paragraph">
                  <wp:posOffset>183015</wp:posOffset>
                </wp:positionV>
                <wp:extent cx="136800" cy="311400"/>
                <wp:effectExtent l="38100" t="38100" r="15875" b="50800"/>
                <wp:wrapNone/>
                <wp:docPr id="540919090" name="Encre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680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8F263" id="Encre 111" o:spid="_x0000_s1026" type="#_x0000_t75" style="position:absolute;margin-left:446.95pt;margin-top:13.9pt;width:11.75pt;height:25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">
                <v:imagedata r:id="rId21" o:title=""/>
              </v:shape>
            </w:pict>
          </mc:Fallback>
        </mc:AlternateContent>
      </w:r>
      <w:r w:rsidR="000D1DF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24F65A3" wp14:editId="40E65F6D">
                <wp:simplePos x="0" y="0"/>
                <wp:positionH relativeFrom="column">
                  <wp:posOffset>5530215</wp:posOffset>
                </wp:positionH>
                <wp:positionV relativeFrom="paragraph">
                  <wp:posOffset>27305</wp:posOffset>
                </wp:positionV>
                <wp:extent cx="308160" cy="199800"/>
                <wp:effectExtent l="38100" t="38100" r="34925" b="48260"/>
                <wp:wrapNone/>
                <wp:docPr id="1168539392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08160" cy="199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3DB0F" id="Encre 10" o:spid="_x0000_s1026" type="#_x0000_t75" style="position:absolute;margin-left:434.95pt;margin-top:1.65pt;width:25.25pt;height:1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">
                <v:imagedata r:id="rId23" o:title=""/>
              </v:shape>
            </w:pict>
          </mc:Fallback>
        </mc:AlternateContent>
      </w:r>
      <w:r w:rsidR="000D1DF2">
        <w:t xml:space="preserve">Effectuer une transformation </w:t>
      </w:r>
      <w:proofErr w:type="spellStart"/>
      <w:r w:rsidR="000D1DF2">
        <w:t>yeo</w:t>
      </w:r>
      <w:proofErr w:type="spellEnd"/>
      <w:r w:rsidR="000D1DF2">
        <w:t xml:space="preserve"> Johnson des variables numériques et visualiser les nouvelles distributions</w:t>
      </w:r>
    </w:p>
    <w:p w14:paraId="39DBD9DD" w14:textId="79D7B03A" w:rsidR="000D1DF2" w:rsidRDefault="00020D66" w:rsidP="000D1DF2">
      <w:pPr>
        <w:pStyle w:val="Corpsdetexte"/>
        <w:spacing w:before="1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29094A6" wp14:editId="026F784D">
                <wp:simplePos x="0" y="0"/>
                <wp:positionH relativeFrom="column">
                  <wp:posOffset>2367562</wp:posOffset>
                </wp:positionH>
                <wp:positionV relativeFrom="paragraph">
                  <wp:posOffset>-38059</wp:posOffset>
                </wp:positionV>
                <wp:extent cx="205920" cy="203760"/>
                <wp:effectExtent l="38100" t="38100" r="3810" b="44450"/>
                <wp:wrapNone/>
                <wp:docPr id="522273555" name="Encre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592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83C08" id="Encre 236" o:spid="_x0000_s1026" type="#_x0000_t75" style="position:absolute;margin-left:185.9pt;margin-top:-3.5pt;width:17.2pt;height:17.0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">
                <v:imagedata r:id="rId25" o:title=""/>
              </v:shape>
            </w:pict>
          </mc:Fallback>
        </mc:AlternateContent>
      </w:r>
      <w:r w:rsidR="00C02488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5118480" wp14:editId="245F2D4D">
                <wp:simplePos x="0" y="0"/>
                <wp:positionH relativeFrom="column">
                  <wp:posOffset>2502086</wp:posOffset>
                </wp:positionH>
                <wp:positionV relativeFrom="paragraph">
                  <wp:posOffset>53568</wp:posOffset>
                </wp:positionV>
                <wp:extent cx="263160" cy="234720"/>
                <wp:effectExtent l="38100" t="38100" r="41910" b="51435"/>
                <wp:wrapNone/>
                <wp:docPr id="308227962" name="Encre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316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4E683" id="Encre 124" o:spid="_x0000_s1026" type="#_x0000_t75" style="position:absolute;margin-left:196.5pt;margin-top:3.7pt;width:21.7pt;height:19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">
                <v:imagedata r:id="rId27" o:title=""/>
              </v:shape>
            </w:pict>
          </mc:Fallback>
        </mc:AlternateContent>
      </w:r>
    </w:p>
    <w:p w14:paraId="4241D810" w14:textId="31E5A9A1" w:rsidR="000D1DF2" w:rsidRDefault="00C02488" w:rsidP="000D1DF2">
      <w:pPr>
        <w:pStyle w:val="Corpsdetexte"/>
        <w:ind w:left="1078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654B844" wp14:editId="1BC7302C">
                <wp:simplePos x="0" y="0"/>
                <wp:positionH relativeFrom="column">
                  <wp:posOffset>2690006</wp:posOffset>
                </wp:positionH>
                <wp:positionV relativeFrom="paragraph">
                  <wp:posOffset>-27967</wp:posOffset>
                </wp:positionV>
                <wp:extent cx="198000" cy="185760"/>
                <wp:effectExtent l="38100" t="38100" r="31115" b="43180"/>
                <wp:wrapNone/>
                <wp:docPr id="2019511785" name="Encre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80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5C06E" id="Encre 125" o:spid="_x0000_s1026" type="#_x0000_t75" style="position:absolute;margin-left:211.3pt;margin-top:-2.7pt;width:16.6pt;height:15.6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">
                <v:imagedata r:id="rId29" o:title=""/>
              </v:shape>
            </w:pict>
          </mc:Fallback>
        </mc:AlternateContent>
      </w:r>
      <w:r w:rsidR="000D1DF2">
        <w:t xml:space="preserve">Notez-vous des différences ? </w:t>
      </w:r>
    </w:p>
    <w:p w14:paraId="730AC36A" w14:textId="44FA7F5D" w:rsidR="000D1DF2" w:rsidRDefault="006021C9" w:rsidP="000D1DF2">
      <w:pPr>
        <w:pStyle w:val="Corpsdetexte"/>
        <w:ind w:left="1078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24CEF5C3" wp14:editId="2C72B0B7">
                <wp:simplePos x="0" y="0"/>
                <wp:positionH relativeFrom="column">
                  <wp:posOffset>5349875</wp:posOffset>
                </wp:positionH>
                <wp:positionV relativeFrom="paragraph">
                  <wp:posOffset>-146050</wp:posOffset>
                </wp:positionV>
                <wp:extent cx="332260" cy="377035"/>
                <wp:effectExtent l="38100" t="38100" r="0" b="42545"/>
                <wp:wrapNone/>
                <wp:docPr id="710006066" name="Encre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32260" cy="37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DD0B6" id="Encre 574" o:spid="_x0000_s1026" type="#_x0000_t75" style="position:absolute;margin-left:420.75pt;margin-top:-12pt;width:27.1pt;height:30.7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">
                <v:imagedata r:id="rId31" o:title=""/>
              </v:shape>
            </w:pict>
          </mc:Fallback>
        </mc:AlternateContent>
      </w:r>
      <w:r w:rsidR="000D1DF2">
        <w:t>Est-ce intéressant de transformer les variables avec Yeo Johnson et Pourquoi ?</w:t>
      </w:r>
    </w:p>
    <w:p w14:paraId="7EF79F08" w14:textId="00E97806" w:rsidR="000D1DF2" w:rsidRDefault="000D1DF2" w:rsidP="000D1DF2">
      <w:pPr>
        <w:pStyle w:val="Corpsdetexte"/>
      </w:pPr>
    </w:p>
    <w:p w14:paraId="7C9CFAE7" w14:textId="0F215DD0" w:rsidR="000D1DF2" w:rsidRDefault="006021C9" w:rsidP="000D1DF2">
      <w:pPr>
        <w:pStyle w:val="Corpsdetexte"/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5C8B214E" wp14:editId="53C82769">
                <wp:simplePos x="0" y="0"/>
                <wp:positionH relativeFrom="column">
                  <wp:posOffset>5839460</wp:posOffset>
                </wp:positionH>
                <wp:positionV relativeFrom="paragraph">
                  <wp:posOffset>-42545</wp:posOffset>
                </wp:positionV>
                <wp:extent cx="386690" cy="356750"/>
                <wp:effectExtent l="38100" t="38100" r="13970" b="43815"/>
                <wp:wrapNone/>
                <wp:docPr id="1918931819" name="Encre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86690" cy="35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C13E3" id="Encre 581" o:spid="_x0000_s1026" type="#_x0000_t75" style="position:absolute;margin-left:459.3pt;margin-top:-3.85pt;width:31.45pt;height:29.1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">
                <v:imagedata r:id="rId3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46B28B4B" wp14:editId="17770900">
                <wp:simplePos x="0" y="0"/>
                <wp:positionH relativeFrom="column">
                  <wp:posOffset>5461646</wp:posOffset>
                </wp:positionH>
                <wp:positionV relativeFrom="paragraph">
                  <wp:posOffset>-17633</wp:posOffset>
                </wp:positionV>
                <wp:extent cx="137520" cy="234360"/>
                <wp:effectExtent l="38100" t="38100" r="15240" b="51435"/>
                <wp:wrapNone/>
                <wp:docPr id="1727616926" name="Encre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752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A8590" id="Encre 575" o:spid="_x0000_s1026" type="#_x0000_t75" style="position:absolute;margin-left:429.55pt;margin-top:-1.9pt;width:11.85pt;height:19.4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">
                <v:imagedata r:id="rId35" o:title=""/>
              </v:shape>
            </w:pict>
          </mc:Fallback>
        </mc:AlternateContent>
      </w:r>
      <w:r w:rsidR="000D1DF2">
        <w:t>Visualiser la carte des coefficients de corrélation des variables numériques en utilisant les coefficients de corrélation de Pearson. Prévoyez-vous une forte réduction de dimensions avec les coefficients obtenus ? Pourquoi ?</w:t>
      </w:r>
    </w:p>
    <w:p w14:paraId="2D5259A5" w14:textId="5C8F3113" w:rsidR="000D1DF2" w:rsidRDefault="00020D66" w:rsidP="000D1DF2">
      <w:pPr>
        <w:pStyle w:val="Corpsdetexte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36DC618" wp14:editId="1DB76966">
                <wp:simplePos x="0" y="0"/>
                <wp:positionH relativeFrom="column">
                  <wp:posOffset>3693795</wp:posOffset>
                </wp:positionH>
                <wp:positionV relativeFrom="paragraph">
                  <wp:posOffset>-170180</wp:posOffset>
                </wp:positionV>
                <wp:extent cx="537845" cy="440690"/>
                <wp:effectExtent l="38100" t="38100" r="52705" b="35560"/>
                <wp:wrapNone/>
                <wp:docPr id="818144784" name="Encre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37845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537E7" id="Encre 240" o:spid="_x0000_s1026" type="#_x0000_t75" style="position:absolute;margin-left:290.35pt;margin-top:-13.9pt;width:43.3pt;height:35.6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">
                <v:imagedata r:id="rId37" o:title=""/>
              </v:shape>
            </w:pict>
          </mc:Fallback>
        </mc:AlternateContent>
      </w:r>
    </w:p>
    <w:p w14:paraId="4B45CDCE" w14:textId="1B55561D" w:rsidR="000D1DF2" w:rsidRDefault="00BD4CB5" w:rsidP="000D1DF2">
      <w:pPr>
        <w:pStyle w:val="Corpsdetexte"/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7DEC0F04" wp14:editId="3B8E27F1">
                <wp:simplePos x="0" y="0"/>
                <wp:positionH relativeFrom="column">
                  <wp:posOffset>4499438</wp:posOffset>
                </wp:positionH>
                <wp:positionV relativeFrom="paragraph">
                  <wp:posOffset>6740</wp:posOffset>
                </wp:positionV>
                <wp:extent cx="79200" cy="236880"/>
                <wp:effectExtent l="38100" t="38100" r="35560" b="48895"/>
                <wp:wrapNone/>
                <wp:docPr id="1886858453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920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D576C" id="Encre 9" o:spid="_x0000_s1026" type="#_x0000_t75" style="position:absolute;margin-left:353.8pt;margin-top:.05pt;width:7.25pt;height:19.6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">
                <v:imagedata r:id="rId3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362B1211" wp14:editId="7BCD93DC">
                <wp:simplePos x="0" y="0"/>
                <wp:positionH relativeFrom="column">
                  <wp:posOffset>4401878</wp:posOffset>
                </wp:positionH>
                <wp:positionV relativeFrom="paragraph">
                  <wp:posOffset>-66700</wp:posOffset>
                </wp:positionV>
                <wp:extent cx="165240" cy="168840"/>
                <wp:effectExtent l="38100" t="38100" r="44450" b="41275"/>
                <wp:wrapNone/>
                <wp:docPr id="683822805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52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5F4DF" id="Encre 8" o:spid="_x0000_s1026" type="#_x0000_t75" style="position:absolute;margin-left:346.1pt;margin-top:-5.75pt;width:13.95pt;height:14.3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">
                <v:imagedata r:id="rId41" o:title=""/>
              </v:shape>
            </w:pict>
          </mc:Fallback>
        </mc:AlternateContent>
      </w:r>
      <w:r w:rsidR="006021C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025D87DA" wp14:editId="00520ED5">
                <wp:simplePos x="0" y="0"/>
                <wp:positionH relativeFrom="column">
                  <wp:posOffset>2227700</wp:posOffset>
                </wp:positionH>
                <wp:positionV relativeFrom="paragraph">
                  <wp:posOffset>348380</wp:posOffset>
                </wp:positionV>
                <wp:extent cx="152640" cy="23040"/>
                <wp:effectExtent l="19050" t="38100" r="38100" b="34290"/>
                <wp:wrapNone/>
                <wp:docPr id="1075375260" name="Encre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2640" cy="2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30173" id="Encre 522" o:spid="_x0000_s1026" type="#_x0000_t75" style="position:absolute;margin-left:174.9pt;margin-top:26.95pt;width:13pt;height:2.8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">
                <v:imagedata r:id="rId43" o:title=""/>
              </v:shape>
            </w:pict>
          </mc:Fallback>
        </mc:AlternateContent>
      </w:r>
      <w:r w:rsidR="000D1DF2">
        <w:t xml:space="preserve">Avec les variables non transformées par Yeo Johnson : </w:t>
      </w:r>
    </w:p>
    <w:p w14:paraId="4FF540E2" w14:textId="76E3D808" w:rsidR="000D1DF2" w:rsidRDefault="000D1DF2" w:rsidP="000D1DF2">
      <w:pPr>
        <w:pStyle w:val="Paragraphedeliste"/>
      </w:pPr>
    </w:p>
    <w:p w14:paraId="0EC71145" w14:textId="3DD55731" w:rsidR="000D1DF2" w:rsidRDefault="007246F7" w:rsidP="000D1DF2">
      <w:pPr>
        <w:pStyle w:val="Corpsdetexte"/>
        <w:numPr>
          <w:ilvl w:val="1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4BB25782" wp14:editId="7F5750FD">
                <wp:simplePos x="0" y="0"/>
                <wp:positionH relativeFrom="column">
                  <wp:posOffset>4843145</wp:posOffset>
                </wp:positionH>
                <wp:positionV relativeFrom="paragraph">
                  <wp:posOffset>-485775</wp:posOffset>
                </wp:positionV>
                <wp:extent cx="1732915" cy="1049970"/>
                <wp:effectExtent l="38100" t="38100" r="635" b="36195"/>
                <wp:wrapNone/>
                <wp:docPr id="345951595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732915" cy="104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5565B" id="Encre 44" o:spid="_x0000_s1026" type="#_x0000_t75" style="position:absolute;margin-left:380.85pt;margin-top:-38.75pt;width:137.4pt;height:83.6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">
                <v:imagedata r:id="rId45" o:title=""/>
              </v:shape>
            </w:pict>
          </mc:Fallback>
        </mc:AlternateContent>
      </w:r>
      <w:r w:rsidR="000D1DF2">
        <w:t>Effectuez une standardisation (variables centrées et réduites)</w:t>
      </w:r>
    </w:p>
    <w:p w14:paraId="05EE3E84" w14:textId="3C7ED82E" w:rsidR="000D1DF2" w:rsidRDefault="007246F7" w:rsidP="000D1DF2">
      <w:pPr>
        <w:pStyle w:val="Corpsdetexte"/>
        <w:numPr>
          <w:ilvl w:val="1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6460C00" wp14:editId="6B9B9A07">
                <wp:simplePos x="0" y="0"/>
                <wp:positionH relativeFrom="column">
                  <wp:posOffset>6521450</wp:posOffset>
                </wp:positionH>
                <wp:positionV relativeFrom="paragraph">
                  <wp:posOffset>8255</wp:posOffset>
                </wp:positionV>
                <wp:extent cx="67310" cy="280485"/>
                <wp:effectExtent l="38100" t="38100" r="46990" b="43815"/>
                <wp:wrapNone/>
                <wp:docPr id="908477923" name="Encr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7310" cy="28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2BF4F" id="Encre 47" o:spid="_x0000_s1026" type="#_x0000_t75" style="position:absolute;margin-left:513pt;margin-top:.15pt;width:6.25pt;height:23.1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">
                <v:imagedata r:id="rId47" o:title=""/>
              </v:shape>
            </w:pict>
          </mc:Fallback>
        </mc:AlternateContent>
      </w:r>
      <w:r w:rsidR="004C480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14A806FB" wp14:editId="291C9489">
                <wp:simplePos x="0" y="0"/>
                <wp:positionH relativeFrom="column">
                  <wp:posOffset>4168775</wp:posOffset>
                </wp:positionH>
                <wp:positionV relativeFrom="paragraph">
                  <wp:posOffset>-407075</wp:posOffset>
                </wp:positionV>
                <wp:extent cx="624960" cy="975600"/>
                <wp:effectExtent l="38100" t="38100" r="3810" b="34290"/>
                <wp:wrapNone/>
                <wp:docPr id="939559104" name="Encre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24960" cy="975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4FB9C" id="Encre 336" o:spid="_x0000_s1026" type="#_x0000_t75" style="position:absolute;margin-left:327.75pt;margin-top:-32.55pt;width:50.15pt;height:77.8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">
                <v:imagedata r:id="rId49" o:title=""/>
              </v:shape>
            </w:pict>
          </mc:Fallback>
        </mc:AlternateContent>
      </w:r>
      <w:r w:rsidR="000D1DF2">
        <w:t>Vérifiez les moyennes à 0 et les écarts types à 1</w:t>
      </w:r>
    </w:p>
    <w:p w14:paraId="1FE0F525" w14:textId="585F14E3" w:rsidR="000D1DF2" w:rsidRDefault="000D1DF2" w:rsidP="000D1DF2">
      <w:pPr>
        <w:pStyle w:val="Corpsdetexte"/>
        <w:ind w:left="1440"/>
      </w:pPr>
    </w:p>
    <w:p w14:paraId="14293FD8" w14:textId="4FB3E1FF" w:rsidR="000D1DF2" w:rsidRDefault="007246F7" w:rsidP="000D1DF2">
      <w:pPr>
        <w:pStyle w:val="Corpsdetexte"/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7A0B92FC" wp14:editId="5A72C0B2">
                <wp:simplePos x="0" y="0"/>
                <wp:positionH relativeFrom="column">
                  <wp:posOffset>5960745</wp:posOffset>
                </wp:positionH>
                <wp:positionV relativeFrom="paragraph">
                  <wp:posOffset>168910</wp:posOffset>
                </wp:positionV>
                <wp:extent cx="451495" cy="52705"/>
                <wp:effectExtent l="38100" t="38100" r="43815" b="42545"/>
                <wp:wrapNone/>
                <wp:docPr id="840114211" name="Encr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51495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6086B" id="Encre 43" o:spid="_x0000_s1026" type="#_x0000_t75" style="position:absolute;margin-left:468.85pt;margin-top:12.8pt;width:36.5pt;height:5.1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">
                <v:imagedata r:id="rId51" o:title=""/>
              </v:shape>
            </w:pict>
          </mc:Fallback>
        </mc:AlternateContent>
      </w:r>
      <w:r w:rsidR="006021C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4AEF5135" wp14:editId="3C625C71">
                <wp:simplePos x="0" y="0"/>
                <wp:positionH relativeFrom="column">
                  <wp:posOffset>5410835</wp:posOffset>
                </wp:positionH>
                <wp:positionV relativeFrom="paragraph">
                  <wp:posOffset>-33655</wp:posOffset>
                </wp:positionV>
                <wp:extent cx="351155" cy="591820"/>
                <wp:effectExtent l="38100" t="38100" r="48895" b="36830"/>
                <wp:wrapNone/>
                <wp:docPr id="396687179" name="Encre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51155" cy="59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B971D" id="Encre 567" o:spid="_x0000_s1026" type="#_x0000_t75" style="position:absolute;margin-left:425.55pt;margin-top:-3.15pt;width:28.6pt;height:47.5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">
                <v:imagedata r:id="rId53" o:title=""/>
              </v:shape>
            </w:pict>
          </mc:Fallback>
        </mc:AlternateContent>
      </w:r>
      <w:r w:rsidR="007D186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45224334" wp14:editId="0351186A">
                <wp:simplePos x="0" y="0"/>
                <wp:positionH relativeFrom="column">
                  <wp:posOffset>-95885</wp:posOffset>
                </wp:positionH>
                <wp:positionV relativeFrom="paragraph">
                  <wp:posOffset>-206375</wp:posOffset>
                </wp:positionV>
                <wp:extent cx="3412440" cy="802440"/>
                <wp:effectExtent l="38100" t="38100" r="36195" b="34925"/>
                <wp:wrapNone/>
                <wp:docPr id="37558446" name="Encre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412440" cy="80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F84A7" id="Encre 388" o:spid="_x0000_s1026" type="#_x0000_t75" style="position:absolute;margin-left:-8.05pt;margin-top:-16.75pt;width:269.7pt;height:64.3pt;z-index:25201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">
                <v:imagedata r:id="rId55" o:title=""/>
              </v:shape>
            </w:pict>
          </mc:Fallback>
        </mc:AlternateContent>
      </w:r>
      <w:r w:rsidR="000D1DF2">
        <w:t>Transformer la variable catégorielle de façon adéquate afin de pouvoir la combiner aux variables numériques pour la réduction de dimension</w:t>
      </w:r>
    </w:p>
    <w:p w14:paraId="0D830C2D" w14:textId="1BB788AA" w:rsidR="000D1DF2" w:rsidRDefault="007D186E" w:rsidP="000D1DF2">
      <w:pPr>
        <w:pStyle w:val="Corpsdetexte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3F70A8A6" wp14:editId="6807DA43">
                <wp:simplePos x="0" y="0"/>
                <wp:positionH relativeFrom="column">
                  <wp:posOffset>3438525</wp:posOffset>
                </wp:positionH>
                <wp:positionV relativeFrom="paragraph">
                  <wp:posOffset>5080</wp:posOffset>
                </wp:positionV>
                <wp:extent cx="314755" cy="136800"/>
                <wp:effectExtent l="38100" t="38100" r="9525" b="34925"/>
                <wp:wrapNone/>
                <wp:docPr id="884296866" name="Encre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1475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DB941" id="Encre 391" o:spid="_x0000_s1026" type="#_x0000_t75" style="position:absolute;margin-left:270.25pt;margin-top:-.1pt;width:25.8pt;height:11.7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">
                <v:imagedata r:id="rId57" o:title=""/>
              </v:shape>
            </w:pict>
          </mc:Fallback>
        </mc:AlternateContent>
      </w:r>
    </w:p>
    <w:p w14:paraId="7776D17E" w14:textId="1B4571D4" w:rsidR="000D1DF2" w:rsidRDefault="003D76FF" w:rsidP="000D1DF2">
      <w:pPr>
        <w:pStyle w:val="Corpsdetexte"/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522C80C5" wp14:editId="3D8DFC52">
                <wp:simplePos x="0" y="0"/>
                <wp:positionH relativeFrom="column">
                  <wp:posOffset>5135126</wp:posOffset>
                </wp:positionH>
                <wp:positionV relativeFrom="paragraph">
                  <wp:posOffset>-24311</wp:posOffset>
                </wp:positionV>
                <wp:extent cx="128160" cy="121680"/>
                <wp:effectExtent l="38100" t="38100" r="43815" b="50165"/>
                <wp:wrapNone/>
                <wp:docPr id="286386883" name="Encr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81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42C19" id="Encre 11" o:spid="_x0000_s1026" type="#_x0000_t75" style="position:absolute;margin-left:403.85pt;margin-top:-2.4pt;width:11.1pt;height:10.6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">
                <v:imagedata r:id="rId59" o:title=""/>
              </v:shape>
            </w:pict>
          </mc:Fallback>
        </mc:AlternateContent>
      </w:r>
      <w:r w:rsidR="006021C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1AF73A37" wp14:editId="2F1097AB">
                <wp:simplePos x="0" y="0"/>
                <wp:positionH relativeFrom="column">
                  <wp:posOffset>5362885</wp:posOffset>
                </wp:positionH>
                <wp:positionV relativeFrom="paragraph">
                  <wp:posOffset>114550</wp:posOffset>
                </wp:positionV>
                <wp:extent cx="138240" cy="118440"/>
                <wp:effectExtent l="38100" t="38100" r="14605" b="34290"/>
                <wp:wrapNone/>
                <wp:docPr id="920761626" name="Encre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38240" cy="11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54138" id="Encre 598" o:spid="_x0000_s1026" type="#_x0000_t75" style="position:absolute;margin-left:421.75pt;margin-top:8.5pt;width:11.9pt;height:10.3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">
                <v:imagedata r:id="rId61" o:title=""/>
              </v:shape>
            </w:pict>
          </mc:Fallback>
        </mc:AlternateContent>
      </w:r>
      <w:r w:rsidR="000D1DF2">
        <w:t>Faire une Analyse en Composantes Principales sur le fichier contenant toutes les variables initiales préparées</w:t>
      </w:r>
    </w:p>
    <w:p w14:paraId="244FC2FD" w14:textId="56FD27D2" w:rsidR="000D1DF2" w:rsidRDefault="003D76FF" w:rsidP="000D1DF2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48ED7496" wp14:editId="108FD594">
                <wp:simplePos x="0" y="0"/>
                <wp:positionH relativeFrom="column">
                  <wp:posOffset>5117486</wp:posOffset>
                </wp:positionH>
                <wp:positionV relativeFrom="paragraph">
                  <wp:posOffset>51214</wp:posOffset>
                </wp:positionV>
                <wp:extent cx="216000" cy="133200"/>
                <wp:effectExtent l="38100" t="38100" r="50800" b="38735"/>
                <wp:wrapNone/>
                <wp:docPr id="472743863" name="Encr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600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3BFC0" id="Encre 12" o:spid="_x0000_s1026" type="#_x0000_t75" style="position:absolute;margin-left:402.45pt;margin-top:3.55pt;width:17.95pt;height:11.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">
                <v:imagedata r:id="rId63" o:title=""/>
              </v:shape>
            </w:pict>
          </mc:Fallback>
        </mc:AlternateContent>
      </w:r>
      <w:r w:rsidR="006021C9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245B7022" wp14:editId="36B69E4F">
                <wp:simplePos x="0" y="0"/>
                <wp:positionH relativeFrom="column">
                  <wp:posOffset>3860165</wp:posOffset>
                </wp:positionH>
                <wp:positionV relativeFrom="paragraph">
                  <wp:posOffset>-199390</wp:posOffset>
                </wp:positionV>
                <wp:extent cx="1841500" cy="1021080"/>
                <wp:effectExtent l="38100" t="38100" r="6350" b="45720"/>
                <wp:wrapNone/>
                <wp:docPr id="1119268019" name="Encre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841500" cy="10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54331" id="Encre 595" o:spid="_x0000_s1026" type="#_x0000_t75" style="position:absolute;margin-left:303.45pt;margin-top:-16.2pt;width:145.95pt;height:81.3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">
                <v:imagedata r:id="rId65" o:title=""/>
              </v:shape>
            </w:pict>
          </mc:Fallback>
        </mc:AlternateContent>
      </w:r>
      <w:r w:rsidR="007D186E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D01614B" wp14:editId="0B18FBAA">
                <wp:simplePos x="0" y="0"/>
                <wp:positionH relativeFrom="column">
                  <wp:posOffset>1338580</wp:posOffset>
                </wp:positionH>
                <wp:positionV relativeFrom="paragraph">
                  <wp:posOffset>-173355</wp:posOffset>
                </wp:positionV>
                <wp:extent cx="3112200" cy="500760"/>
                <wp:effectExtent l="38100" t="38100" r="50165" b="50800"/>
                <wp:wrapNone/>
                <wp:docPr id="143101248" name="Encre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112200" cy="501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F4F49A" id="Encre 435" o:spid="_x0000_s1026" type="#_x0000_t75" style="position:absolute;margin-left:104.9pt;margin-top:-14.15pt;width:246pt;height:40.55pt;z-index:25205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">
                <v:imagedata r:id="rId67" o:title=""/>
              </v:shape>
            </w:pict>
          </mc:Fallback>
        </mc:AlternateContent>
      </w:r>
      <w:r w:rsidR="000D1DF2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553B4C4" wp14:editId="7B7034BC">
                <wp:simplePos x="0" y="0"/>
                <wp:positionH relativeFrom="column">
                  <wp:posOffset>4777740</wp:posOffset>
                </wp:positionH>
                <wp:positionV relativeFrom="paragraph">
                  <wp:posOffset>165100</wp:posOffset>
                </wp:positionV>
                <wp:extent cx="361800" cy="173880"/>
                <wp:effectExtent l="38100" t="38100" r="38735" b="36195"/>
                <wp:wrapNone/>
                <wp:docPr id="8418627" name="Encr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1315" cy="173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707D1" id="Encre 31" o:spid="_x0000_s1026" type="#_x0000_t75" style="position:absolute;margin-left:375.7pt;margin-top:12.5pt;width:29.45pt;height:14.7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">
                <v:imagedata r:id="rId69" o:title=""/>
              </v:shape>
            </w:pict>
          </mc:Fallback>
        </mc:AlternateContent>
      </w:r>
    </w:p>
    <w:p w14:paraId="22F83343" w14:textId="47035C22" w:rsidR="000D1DF2" w:rsidRDefault="000D1DF2" w:rsidP="000D1DF2">
      <w:pPr>
        <w:pStyle w:val="Corpsdetexte"/>
        <w:numPr>
          <w:ilvl w:val="1"/>
          <w:numId w:val="1"/>
        </w:numPr>
      </w:pPr>
      <w:r>
        <w:t>Combien de composantes principales retenez-vous ? Pourquoi ?</w:t>
      </w:r>
    </w:p>
    <w:p w14:paraId="26D35288" w14:textId="348E4A54" w:rsidR="000D1DF2" w:rsidRDefault="007D186E" w:rsidP="000D1DF2">
      <w:pPr>
        <w:pStyle w:val="Corpsdetexte"/>
        <w:numPr>
          <w:ilvl w:val="1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3DCFAF6" wp14:editId="77F7B932">
                <wp:simplePos x="0" y="0"/>
                <wp:positionH relativeFrom="column">
                  <wp:posOffset>4106545</wp:posOffset>
                </wp:positionH>
                <wp:positionV relativeFrom="paragraph">
                  <wp:posOffset>-23495</wp:posOffset>
                </wp:positionV>
                <wp:extent cx="92075" cy="143360"/>
                <wp:effectExtent l="38100" t="38100" r="22225" b="47625"/>
                <wp:wrapNone/>
                <wp:docPr id="1046611376" name="Encre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2075" cy="1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BD74B" id="Encre 430" o:spid="_x0000_s1026" type="#_x0000_t75" style="position:absolute;margin-left:322.85pt;margin-top:-2.35pt;width:8.2pt;height:12.3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">
                <v:imagedata r:id="rId71" o:title=""/>
              </v:shape>
            </w:pict>
          </mc:Fallback>
        </mc:AlternateContent>
      </w:r>
      <w:r w:rsidR="000D1DF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8A983DC" wp14:editId="45B8E223">
                <wp:simplePos x="0" y="0"/>
                <wp:positionH relativeFrom="column">
                  <wp:posOffset>4195445</wp:posOffset>
                </wp:positionH>
                <wp:positionV relativeFrom="paragraph">
                  <wp:posOffset>34290</wp:posOffset>
                </wp:positionV>
                <wp:extent cx="238680" cy="66240"/>
                <wp:effectExtent l="38100" t="38100" r="47625" b="48260"/>
                <wp:wrapNone/>
                <wp:docPr id="1535487878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3868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D4806" id="Encre 59" o:spid="_x0000_s1026" type="#_x0000_t75" style="position:absolute;margin-left:329.85pt;margin-top:2.2pt;width:19.8pt;height:6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">
                <v:imagedata r:id="rId73" o:title=""/>
              </v:shape>
            </w:pict>
          </mc:Fallback>
        </mc:AlternateContent>
      </w:r>
      <w:r w:rsidR="000D1DF2">
        <w:t>Quel pourcentage de la variance initiale est expliqué ?</w:t>
      </w:r>
    </w:p>
    <w:p w14:paraId="1411DFEF" w14:textId="5F166598" w:rsidR="000D1DF2" w:rsidRDefault="007D186E" w:rsidP="000D1DF2">
      <w:pPr>
        <w:pStyle w:val="Corpsdetexte"/>
        <w:numPr>
          <w:ilvl w:val="1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3DA35322" wp14:editId="23AAB79E">
                <wp:simplePos x="0" y="0"/>
                <wp:positionH relativeFrom="column">
                  <wp:posOffset>5384165</wp:posOffset>
                </wp:positionH>
                <wp:positionV relativeFrom="paragraph">
                  <wp:posOffset>-113030</wp:posOffset>
                </wp:positionV>
                <wp:extent cx="570865" cy="570230"/>
                <wp:effectExtent l="38100" t="38100" r="19685" b="39370"/>
                <wp:wrapNone/>
                <wp:docPr id="1502725119" name="Encre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70865" cy="57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76BE4" id="Encre 440" o:spid="_x0000_s1026" type="#_x0000_t75" style="position:absolute;margin-left:423.45pt;margin-top:-9.4pt;width:45.9pt;height:45.8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">
                <v:imagedata r:id="rId7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5DD81D92" wp14:editId="3E7D991F">
                <wp:simplePos x="0" y="0"/>
                <wp:positionH relativeFrom="column">
                  <wp:posOffset>2610485</wp:posOffset>
                </wp:positionH>
                <wp:positionV relativeFrom="paragraph">
                  <wp:posOffset>-6350</wp:posOffset>
                </wp:positionV>
                <wp:extent cx="75565" cy="192150"/>
                <wp:effectExtent l="38100" t="38100" r="19685" b="36830"/>
                <wp:wrapNone/>
                <wp:docPr id="1614096123" name="Encre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5565" cy="19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EF4E5" id="Encre 433" o:spid="_x0000_s1026" type="#_x0000_t75" style="position:absolute;margin-left:205.05pt;margin-top:-1pt;width:6.9pt;height:16.1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">
                <v:imagedata r:id="rId77" o:title=""/>
              </v:shape>
            </w:pict>
          </mc:Fallback>
        </mc:AlternateContent>
      </w:r>
      <w:r w:rsidR="00C02488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9CF58C3" wp14:editId="5E00D172">
                <wp:simplePos x="0" y="0"/>
                <wp:positionH relativeFrom="column">
                  <wp:posOffset>2945130</wp:posOffset>
                </wp:positionH>
                <wp:positionV relativeFrom="paragraph">
                  <wp:posOffset>63500</wp:posOffset>
                </wp:positionV>
                <wp:extent cx="111125" cy="152640"/>
                <wp:effectExtent l="38100" t="38100" r="22225" b="38100"/>
                <wp:wrapNone/>
                <wp:docPr id="1378305842" name="Encr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11125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92542" id="Encre 98" o:spid="_x0000_s1026" type="#_x0000_t75" style="position:absolute;margin-left:231.4pt;margin-top:4.5pt;width:9.7pt;height:1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">
                <v:imagedata r:id="rId79" o:title=""/>
              </v:shape>
            </w:pict>
          </mc:Fallback>
        </mc:AlternateContent>
      </w:r>
      <w:r w:rsidR="000D1DF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1A7EE43" wp14:editId="7709E76A">
                <wp:simplePos x="0" y="0"/>
                <wp:positionH relativeFrom="column">
                  <wp:posOffset>2724150</wp:posOffset>
                </wp:positionH>
                <wp:positionV relativeFrom="paragraph">
                  <wp:posOffset>13335</wp:posOffset>
                </wp:positionV>
                <wp:extent cx="294840" cy="120600"/>
                <wp:effectExtent l="38100" t="38100" r="48260" b="51435"/>
                <wp:wrapNone/>
                <wp:docPr id="1562802832" name="Encr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94840" cy="120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D9FC7" id="Encre 62" o:spid="_x0000_s1026" type="#_x0000_t75" style="position:absolute;margin-left:214pt;margin-top:.55pt;width:24.2pt;height:10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">
                <v:imagedata r:id="rId81" o:title=""/>
              </v:shape>
            </w:pict>
          </mc:Fallback>
        </mc:AlternateContent>
      </w:r>
      <w:r w:rsidR="000D1DF2">
        <w:t>Listez les valeurs propres</w:t>
      </w:r>
    </w:p>
    <w:p w14:paraId="0CC893F7" w14:textId="4A9EB0CE" w:rsidR="000D1DF2" w:rsidRDefault="000D1DF2" w:rsidP="000D1DF2">
      <w:pPr>
        <w:pStyle w:val="Corpsdetexte"/>
        <w:numPr>
          <w:ilvl w:val="1"/>
          <w:numId w:val="1"/>
        </w:numPr>
      </w:pPr>
      <w:r>
        <w:t>Faire le graphe des valeurs propres en fonction des composantes principales</w:t>
      </w:r>
    </w:p>
    <w:p w14:paraId="05E130CB" w14:textId="79446323" w:rsidR="000D1DF2" w:rsidRDefault="007D186E" w:rsidP="000D1DF2">
      <w:pPr>
        <w:pStyle w:val="Corpsdetexte"/>
        <w:numPr>
          <w:ilvl w:val="1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77E6A5B" wp14:editId="5AF8BBDD">
                <wp:simplePos x="0" y="0"/>
                <wp:positionH relativeFrom="column">
                  <wp:posOffset>5274310</wp:posOffset>
                </wp:positionH>
                <wp:positionV relativeFrom="paragraph">
                  <wp:posOffset>-215265</wp:posOffset>
                </wp:positionV>
                <wp:extent cx="751840" cy="835660"/>
                <wp:effectExtent l="38100" t="38100" r="10160" b="40640"/>
                <wp:wrapNone/>
                <wp:docPr id="1719921221" name="Encre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51840" cy="83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F9D97" id="Encre 456" o:spid="_x0000_s1026" type="#_x0000_t75" style="position:absolute;margin-left:414.8pt;margin-top:-17.45pt;width:60.15pt;height:66.7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">
                <v:imagedata r:id="rId83" o:title=""/>
              </v:shape>
            </w:pict>
          </mc:Fallback>
        </mc:AlternateContent>
      </w:r>
      <w:r w:rsidR="000D1DF2">
        <w:t>Projeter les fromages sur les 2 premières composantes principales obtenues. Quelles sont les deux variables initiales qui pèsent le plus sur les nouveaux axes ?</w:t>
      </w:r>
    </w:p>
    <w:p w14:paraId="2B1988DB" w14:textId="31DE620A" w:rsidR="000D1DF2" w:rsidRDefault="000D1DF2" w:rsidP="000D1DF2">
      <w:pPr>
        <w:pStyle w:val="Corpsdetexte"/>
        <w:ind w:left="1440"/>
      </w:pPr>
    </w:p>
    <w:p w14:paraId="0DA3FA60" w14:textId="3574D342" w:rsidR="000D1DF2" w:rsidRDefault="00A52DF8" w:rsidP="000D1DF2">
      <w:pPr>
        <w:pStyle w:val="Corpsdetexte"/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5DD94CB0" wp14:editId="7AB3AF61">
                <wp:simplePos x="0" y="0"/>
                <wp:positionH relativeFrom="column">
                  <wp:posOffset>5576846</wp:posOffset>
                </wp:positionH>
                <wp:positionV relativeFrom="paragraph">
                  <wp:posOffset>-6781</wp:posOffset>
                </wp:positionV>
                <wp:extent cx="154440" cy="307440"/>
                <wp:effectExtent l="38100" t="38100" r="17145" b="35560"/>
                <wp:wrapNone/>
                <wp:docPr id="582144257" name="Encre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444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70EB5" id="Encre 80" o:spid="_x0000_s1026" type="#_x0000_t75" style="position:absolute;margin-left:438.6pt;margin-top:-1.05pt;width:13.1pt;height:25.1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">
                <v:imagedata r:id="rId85" o:title=""/>
              </v:shape>
            </w:pict>
          </mc:Fallback>
        </mc:AlternateContent>
      </w:r>
      <w:r w:rsidR="006021C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0BD17253" wp14:editId="6143F440">
                <wp:simplePos x="0" y="0"/>
                <wp:positionH relativeFrom="column">
                  <wp:posOffset>2601430</wp:posOffset>
                </wp:positionH>
                <wp:positionV relativeFrom="paragraph">
                  <wp:posOffset>462720</wp:posOffset>
                </wp:positionV>
                <wp:extent cx="2644920" cy="176400"/>
                <wp:effectExtent l="38100" t="38100" r="41275" b="52705"/>
                <wp:wrapNone/>
                <wp:docPr id="2083876262" name="Encre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644920" cy="176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B058C" id="Encre 497" o:spid="_x0000_s1026" type="#_x0000_t75" style="position:absolute;margin-left:204.35pt;margin-top:35.95pt;width:209.25pt;height:14.9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">
                <v:imagedata r:id="rId87" o:title=""/>
              </v:shape>
            </w:pict>
          </mc:Fallback>
        </mc:AlternateContent>
      </w:r>
      <w:r w:rsidR="000D1DF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270072E" wp14:editId="6F17EA01">
                <wp:simplePos x="0" y="0"/>
                <wp:positionH relativeFrom="column">
                  <wp:posOffset>5603240</wp:posOffset>
                </wp:positionH>
                <wp:positionV relativeFrom="paragraph">
                  <wp:posOffset>149225</wp:posOffset>
                </wp:positionV>
                <wp:extent cx="396000" cy="250920"/>
                <wp:effectExtent l="38100" t="38100" r="42545" b="34925"/>
                <wp:wrapNone/>
                <wp:docPr id="1053370701" name="Encre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5605" cy="250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C8BF0" id="Encre 78" o:spid="_x0000_s1026" type="#_x0000_t75" style="position:absolute;margin-left:440.7pt;margin-top:11.25pt;width:32.15pt;height:20.7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">
                <v:imagedata r:id="rId89" o:title=""/>
              </v:shape>
            </w:pict>
          </mc:Fallback>
        </mc:AlternateContent>
      </w:r>
      <w:r w:rsidR="000D1DF2">
        <w:t>Refaire la question précédente sans inclure la variable catégorielle transformée. Les fromages sont-ils répartis de la même façon autours de leur centre de gravité ? Quelle conclusion pouvez-vous en tirer ?</w:t>
      </w:r>
    </w:p>
    <w:p w14:paraId="66C8ECEB" w14:textId="21F625F5" w:rsidR="000D1DF2" w:rsidRDefault="00805B62" w:rsidP="000D1DF2">
      <w:pPr>
        <w:pStyle w:val="Corpsdetexte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42842B21" wp14:editId="11662C0A">
                <wp:simplePos x="0" y="0"/>
                <wp:positionH relativeFrom="column">
                  <wp:posOffset>2099945</wp:posOffset>
                </wp:positionH>
                <wp:positionV relativeFrom="paragraph">
                  <wp:posOffset>-206375</wp:posOffset>
                </wp:positionV>
                <wp:extent cx="3237135" cy="411780"/>
                <wp:effectExtent l="38100" t="38100" r="20955" b="45720"/>
                <wp:wrapNone/>
                <wp:docPr id="1194144253" name="Encr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237135" cy="41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AABC" id="Encre 79" o:spid="_x0000_s1026" type="#_x0000_t75" style="position:absolute;margin-left:164.85pt;margin-top:-16.75pt;width:255.9pt;height:33.4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">
                <v:imagedata r:id="rId91" o:title=""/>
              </v:shape>
            </w:pict>
          </mc:Fallback>
        </mc:AlternateContent>
      </w:r>
      <w:r w:rsidR="00C02488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33D8F9E" wp14:editId="5C58A29C">
                <wp:simplePos x="0" y="0"/>
                <wp:positionH relativeFrom="column">
                  <wp:posOffset>5744210</wp:posOffset>
                </wp:positionH>
                <wp:positionV relativeFrom="paragraph">
                  <wp:posOffset>-79375</wp:posOffset>
                </wp:positionV>
                <wp:extent cx="284045" cy="183515"/>
                <wp:effectExtent l="38100" t="38100" r="20955" b="45085"/>
                <wp:wrapNone/>
                <wp:docPr id="882605716" name="Encr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8404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24190" id="Encre 89" o:spid="_x0000_s1026" type="#_x0000_t75" style="position:absolute;margin-left:451.8pt;margin-top:-6.75pt;width:23.35pt;height:15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">
                <v:imagedata r:id="rId93" o:title=""/>
              </v:shape>
            </w:pict>
          </mc:Fallback>
        </mc:AlternateContent>
      </w:r>
    </w:p>
    <w:p w14:paraId="4535EE7A" w14:textId="2F5473E9" w:rsidR="000D1DF2" w:rsidRDefault="00A52DF8" w:rsidP="000D1DF2">
      <w:pPr>
        <w:pStyle w:val="Corpsdetexte"/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55EF7B4C" wp14:editId="5FCE5B3A">
                <wp:simplePos x="0" y="0"/>
                <wp:positionH relativeFrom="column">
                  <wp:posOffset>5525006</wp:posOffset>
                </wp:positionH>
                <wp:positionV relativeFrom="paragraph">
                  <wp:posOffset>1349</wp:posOffset>
                </wp:positionV>
                <wp:extent cx="126000" cy="276120"/>
                <wp:effectExtent l="38100" t="38100" r="45720" b="48260"/>
                <wp:wrapNone/>
                <wp:docPr id="761948597" name="Encr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600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61B96" id="Encre 97" o:spid="_x0000_s1026" type="#_x0000_t75" style="position:absolute;margin-left:434.55pt;margin-top:-.4pt;width:10.9pt;height:22.7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">
                <v:imagedata r:id="rId95" o:title=""/>
              </v:shape>
            </w:pict>
          </mc:Fallback>
        </mc:AlternateContent>
      </w:r>
      <w:r w:rsidR="00C02488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4CAB2C0" wp14:editId="09B56437">
                <wp:simplePos x="0" y="0"/>
                <wp:positionH relativeFrom="column">
                  <wp:posOffset>5513070</wp:posOffset>
                </wp:positionH>
                <wp:positionV relativeFrom="paragraph">
                  <wp:posOffset>205740</wp:posOffset>
                </wp:positionV>
                <wp:extent cx="415260" cy="469900"/>
                <wp:effectExtent l="38100" t="38100" r="42545" b="44450"/>
                <wp:wrapNone/>
                <wp:docPr id="1417911581" name="Encr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15260" cy="46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9BA1D" id="Encre 83" o:spid="_x0000_s1026" type="#_x0000_t75" style="position:absolute;margin-left:433.6pt;margin-top:15.7pt;width:33.7pt;height:37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">
                <v:imagedata r:id="rId97" o:title=""/>
              </v:shape>
            </w:pict>
          </mc:Fallback>
        </mc:AlternateContent>
      </w:r>
      <w:r w:rsidR="000D1DF2">
        <w:t>Positionner les 2 nouveaux fromages du fichier « test.csv » dans l’espace des dimensions réduites. Lister les distances des 2 nouveaux fromages avec les fromages du « modèle » effectué. Pour chaque nouveau fromage indiquer celui auquel il ressemble le plus.</w:t>
      </w:r>
    </w:p>
    <w:p w14:paraId="410AA8DE" w14:textId="2DEDB8FD" w:rsidR="000D1DF2" w:rsidRDefault="00A52DF8" w:rsidP="000D1DF2">
      <w:pPr>
        <w:pStyle w:val="Corpsdetexte"/>
        <w:ind w:right="1078"/>
        <w:jc w:val="both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5A621B36" wp14:editId="2BDAAF28">
                <wp:simplePos x="0" y="0"/>
                <wp:positionH relativeFrom="column">
                  <wp:posOffset>4180205</wp:posOffset>
                </wp:positionH>
                <wp:positionV relativeFrom="paragraph">
                  <wp:posOffset>-48895</wp:posOffset>
                </wp:positionV>
                <wp:extent cx="330955" cy="196850"/>
                <wp:effectExtent l="38100" t="38100" r="0" b="50800"/>
                <wp:wrapNone/>
                <wp:docPr id="1782390486" name="Encr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3095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5C57D" id="Encre 96" o:spid="_x0000_s1026" type="#_x0000_t75" style="position:absolute;margin-left:328.65pt;margin-top:-4.35pt;width:27pt;height:16.4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">
                <v:imagedata r:id="rId9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4295516D" wp14:editId="05DA11C3">
                <wp:simplePos x="0" y="0"/>
                <wp:positionH relativeFrom="column">
                  <wp:posOffset>1068705</wp:posOffset>
                </wp:positionH>
                <wp:positionV relativeFrom="paragraph">
                  <wp:posOffset>-131445</wp:posOffset>
                </wp:positionV>
                <wp:extent cx="2920680" cy="537480"/>
                <wp:effectExtent l="38100" t="38100" r="32385" b="34290"/>
                <wp:wrapNone/>
                <wp:docPr id="132122835" name="Encr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20680" cy="53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EEB65" id="Encre 93" o:spid="_x0000_s1026" type="#_x0000_t75" style="position:absolute;margin-left:83.65pt;margin-top:-10.85pt;width:230.95pt;height:43.3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">
                <v:imagedata r:id="rId101" o:title=""/>
              </v:shape>
            </w:pict>
          </mc:Fallback>
        </mc:AlternateContent>
      </w:r>
      <w:r w:rsidR="006021C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37C1E098" wp14:editId="7A8E4B9D">
                <wp:simplePos x="0" y="0"/>
                <wp:positionH relativeFrom="column">
                  <wp:posOffset>2783940</wp:posOffset>
                </wp:positionH>
                <wp:positionV relativeFrom="paragraph">
                  <wp:posOffset>-68085</wp:posOffset>
                </wp:positionV>
                <wp:extent cx="12960" cy="20880"/>
                <wp:effectExtent l="38100" t="38100" r="44450" b="36830"/>
                <wp:wrapNone/>
                <wp:docPr id="1723674510" name="Encre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960" cy="20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CCB6A" id="Encre 534" o:spid="_x0000_s1026" type="#_x0000_t75" style="position:absolute;margin-left:218.7pt;margin-top:-5.85pt;width:2pt;height:2.6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">
                <v:imagedata r:id="rId103" o:title=""/>
              </v:shape>
            </w:pict>
          </mc:Fallback>
        </mc:AlternateContent>
      </w:r>
    </w:p>
    <w:p w14:paraId="073BA189" w14:textId="77777777" w:rsidR="000D1DF2" w:rsidRPr="000D1DF2" w:rsidRDefault="000D1DF2" w:rsidP="000D1DF2">
      <w:pPr>
        <w:rPr>
          <w:lang w:val="fr-FR"/>
        </w:rPr>
      </w:pPr>
    </w:p>
    <w:sectPr w:rsidR="000D1DF2" w:rsidRPr="000D1D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11F3E"/>
    <w:multiLevelType w:val="hybridMultilevel"/>
    <w:tmpl w:val="3F74BD6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24054"/>
    <w:multiLevelType w:val="hybridMultilevel"/>
    <w:tmpl w:val="DF4868B8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16074">
    <w:abstractNumId w:val="0"/>
  </w:num>
  <w:num w:numId="2" w16cid:durableId="22688912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urdan, Nathalie">
    <w15:presenceInfo w15:providerId="AD" w15:userId="S::nathalie.jourdan@bdeb.qc.ca::884d9a74-0b1c-4bb4-b9c2-922378ad5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F2"/>
    <w:rsid w:val="00020D66"/>
    <w:rsid w:val="00036767"/>
    <w:rsid w:val="000D1DF2"/>
    <w:rsid w:val="002F6101"/>
    <w:rsid w:val="003D76FF"/>
    <w:rsid w:val="004C4809"/>
    <w:rsid w:val="006021C9"/>
    <w:rsid w:val="007246F7"/>
    <w:rsid w:val="00727BAF"/>
    <w:rsid w:val="007D186E"/>
    <w:rsid w:val="00805B62"/>
    <w:rsid w:val="00895AEA"/>
    <w:rsid w:val="008D55C9"/>
    <w:rsid w:val="00963A40"/>
    <w:rsid w:val="00A12191"/>
    <w:rsid w:val="00A4693E"/>
    <w:rsid w:val="00A52DF8"/>
    <w:rsid w:val="00B06AC4"/>
    <w:rsid w:val="00BD4CB5"/>
    <w:rsid w:val="00C02488"/>
    <w:rsid w:val="00DA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870D"/>
  <w15:chartTrackingRefBased/>
  <w15:docId w15:val="{49CA9C15-EBB6-414B-86C4-03EA6319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1D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1D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1D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1D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1D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1D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1D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0D1D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1D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1D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1DF2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0D1D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:lang w:val="fr-FR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0D1DF2"/>
    <w:rPr>
      <w:rFonts w:ascii="Calibri" w:eastAsia="Calibri" w:hAnsi="Calibri" w:cs="Calibri"/>
      <w:b/>
      <w:bCs/>
      <w:kern w:val="0"/>
      <w:sz w:val="22"/>
      <w:szCs w:val="22"/>
      <w:lang w:val="fr-FR"/>
      <w14:ligatures w14:val="none"/>
    </w:rPr>
  </w:style>
  <w:style w:type="paragraph" w:styleId="Rvision">
    <w:name w:val="Revision"/>
    <w:hidden/>
    <w:uiPriority w:val="99"/>
    <w:semiHidden/>
    <w:rsid w:val="000D1D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8.png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2.png"/><Relationship Id="rId16" Type="http://schemas.openxmlformats.org/officeDocument/2006/relationships/customXml" Target="ink/ink7.xml"/><Relationship Id="rId11" Type="http://schemas.openxmlformats.org/officeDocument/2006/relationships/customXml" Target="ink/ink4.xml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7.png"/><Relationship Id="rId102" Type="http://schemas.openxmlformats.org/officeDocument/2006/relationships/customXml" Target="ink/ink50.xml"/><Relationship Id="rId5" Type="http://schemas.openxmlformats.org/officeDocument/2006/relationships/customXml" Target="ink/ink1.xml"/><Relationship Id="rId90" Type="http://schemas.openxmlformats.org/officeDocument/2006/relationships/customXml" Target="ink/ink44.xml"/><Relationship Id="rId95" Type="http://schemas.openxmlformats.org/officeDocument/2006/relationships/image" Target="media/image45.png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2.png"/><Relationship Id="rId80" Type="http://schemas.openxmlformats.org/officeDocument/2006/relationships/customXml" Target="ink/ink39.xml"/><Relationship Id="rId85" Type="http://schemas.openxmlformats.org/officeDocument/2006/relationships/image" Target="media/image40.png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20" Type="http://schemas.openxmlformats.org/officeDocument/2006/relationships/customXml" Target="ink/ink9.xml"/><Relationship Id="rId41" Type="http://schemas.openxmlformats.org/officeDocument/2006/relationships/image" Target="media/image18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5.png"/><Relationship Id="rId83" Type="http://schemas.openxmlformats.org/officeDocument/2006/relationships/image" Target="media/image39.png"/><Relationship Id="rId88" Type="http://schemas.openxmlformats.org/officeDocument/2006/relationships/customXml" Target="ink/ink43.xml"/><Relationship Id="rId91" Type="http://schemas.openxmlformats.org/officeDocument/2006/relationships/image" Target="media/image43.png"/><Relationship Id="rId96" Type="http://schemas.openxmlformats.org/officeDocument/2006/relationships/customXml" Target="ink/ink47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6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customXml" Target="ink/ink38.xml"/><Relationship Id="rId81" Type="http://schemas.openxmlformats.org/officeDocument/2006/relationships/image" Target="media/image38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39" Type="http://schemas.openxmlformats.org/officeDocument/2006/relationships/image" Target="media/image17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6" Type="http://schemas.openxmlformats.org/officeDocument/2006/relationships/customXml" Target="ink/ink37.xml"/><Relationship Id="rId97" Type="http://schemas.openxmlformats.org/officeDocument/2006/relationships/image" Target="media/image46.png"/><Relationship Id="rId104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image" Target="media/image33.png"/><Relationship Id="rId92" Type="http://schemas.openxmlformats.org/officeDocument/2006/relationships/customXml" Target="ink/ink45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66" Type="http://schemas.openxmlformats.org/officeDocument/2006/relationships/customXml" Target="ink/ink32.xml"/><Relationship Id="rId87" Type="http://schemas.openxmlformats.org/officeDocument/2006/relationships/image" Target="media/image41.png"/><Relationship Id="rId61" Type="http://schemas.openxmlformats.org/officeDocument/2006/relationships/image" Target="media/image28.png"/><Relationship Id="rId82" Type="http://schemas.openxmlformats.org/officeDocument/2006/relationships/customXml" Target="ink/ink40.xml"/><Relationship Id="rId19" Type="http://schemas.openxmlformats.org/officeDocument/2006/relationships/image" Target="media/image7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56" Type="http://schemas.openxmlformats.org/officeDocument/2006/relationships/customXml" Target="ink/ink27.xml"/><Relationship Id="rId77" Type="http://schemas.openxmlformats.org/officeDocument/2006/relationships/image" Target="media/image36.png"/><Relationship Id="rId100" Type="http://schemas.openxmlformats.org/officeDocument/2006/relationships/customXml" Target="ink/ink49.xml"/><Relationship Id="rId105" Type="http://schemas.microsoft.com/office/2011/relationships/people" Target="people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customXml" Target="ink/ink35.xml"/><Relationship Id="rId93" Type="http://schemas.openxmlformats.org/officeDocument/2006/relationships/image" Target="media/image44.png"/><Relationship Id="rId98" Type="http://schemas.openxmlformats.org/officeDocument/2006/relationships/customXml" Target="ink/ink48.xml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customXml" Target="ink/ink22.xml"/><Relationship Id="rId67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6:35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882 37 52,'-1'-12'1119,"0"11"-1019,1 1 0,0-1-1,0 0 1,0 1 0,0-1-1,0 0 1,0 1 0,0-1-1,0 0 1,0 1 0,0-1-1,0 0 1,0 1 0,1-1-1,-1 0 1,0 1 0,0-1-1,1 1 1,-1-1 0,0 0-1,1 1 1,-1-1 0,1 1-1,-1-1 1,1 1 0,-1-1-1,1 1 1,0-1 0,-1 1-51,0 0 1,0 0-1,0-1 0,0 1 1,0 0-1,0 0 1,1 0-1,-1-1 0,0 1 1,0 0-1,0 0 1,0 0-1,0 0 1,0-1-1,0 1 0,0 0 1,0 0-1,0 0 1,0-1-1,0 1 0,0 0 1,-1 0-1,1 0 1,0 0-1,0-1 1,0 1-1,0 0 0,0 0 1,0 0-1,0 0 1,0 0-1,0-1 0,-1 1 1,1 0-1,0 0 1,0 0-1,0 0 1,0 0-1,-1 0 0,1 0 1,0-1-1,0 1 1,0 0-1,0 0 0,-1 0 1,1 0-1,0 0 1,0 0-1,0 0 1,0 0-1,-1 0 0,1 0 1,0 0-1,0 0 1,0 0-1,-1 0 0,1 0 1,0 0-1,0 0 1,0 1-1,0-1 0,-1 0 1,1 0-1,0 0 1,0 0-1,0 0 1,0 0-1,0 0 0,-1 1 1,-13 1 4265,-90 52-3338,66-36-835,1 1 1,1 1-1,1 2 0,1 2 0,-33 30 1,57-43-90,0 1 1,1-1 0,0 2-1,1-1 1,1 1-1,0 1 1,-7 18 0,3-2-13,1 0 1,-8 45-1,15-51-25,1-1 0,1 1 0,1 0 0,1-1 0,1 1 0,1-1 0,1 0 0,1 0 0,1 0 0,1 0 0,1-1 1,1 0-1,1-1 0,21 34 0,-19-36-2,1 0 1,0-1-1,1-1 1,1 0-1,1-1 1,0-1-1,1 0 1,1-1 0,0-1-1,1 0 1,0-2-1,1 0 1,0-1-1,1-1 1,31 9-1,-39-15-10,-1-1-1,0-1 0,0 0 1,1 0-1,-1-1 0,1-1 0,-1 0 1,0 0-1,0-1 0,24-8 1,-29 8-2,1-1 0,-1 0 1,0-1-1,0 0 0,0 0 1,0 0-1,-1-1 1,1 0-1,-1 0 0,-1-1 1,1 1-1,-1-1 0,0 0 1,0-1-1,0 1 0,-1-1 1,6-15-1,-8 19 7,-1 0 0,0-1 0,1 1 0,-2-1 0,1 1 0,0-1 0,-1 0-1,0 1 1,0-1 0,0 0 0,0 1 0,0-1 0,-1 0 0,0 1 0,1-1 0,-2 1 0,1-1 0,0 1 0,-3-6 0,0 4-1,1 0 0,-1 1 0,0-1 0,0 1 0,-1 0 0,1 0 0,-1 0 0,0 0 0,0 1 0,-11-5 0,-4-1-5,-1 1 0,0 1 0,-1 1 0,1 1 0,-30-4 0,9 5-30,0 1 0,-43 2 0,65 2-183,0 1 1,1 1 0,0 0 0,-1 1 0,1 2 0,-26 10 0,44-16 29,-1 1-1,1-1 1,0 1 0,0 0 0,-1-1 0,1 1-1,0 0 1,0 0 0,0-1 0,0 1 0,0 0-1,0 0 1,0 0 0,1 0 0,-1 0-1,0 1 1,0-1 0,0 1 0,1-1-63,0 0 1,0 0-1,0 0 1,0 0-1,1-1 1,-1 1 0,0 0-1,0 0 1,1-1-1,-1 1 1,0 0-1,1 0 1,-1-1-1,1 1 1,-1 0-1,1-1 1,-1 1 0,1 0-1,0-1 1,-1 1-1,1-1 1,0 1-1,-1-1 1,1 0-1,0 1 1,0-1-1,1 1 1,8 5-1961</inkml:trace>
  <inkml:trace contextRef="#ctx0" brushRef="#br0" timeOffset="635.88">1731 266 1208,'-37'-46'7658,"34"46"-7394,-1 0 0,1 0 1,-1 0-1,0 1 0,1-1 0,-1 1 0,1-1 0,-1 1 0,1 0 1,0 1-1,-5 1 0,-43 18-480,18-5 420,0 2 1,1 1-1,1 1 1,-40 35-1,53-39-114,1 0-1,1 2 1,0 0-1,2 1 1,0 0-1,1 1 1,1 0-1,-10 23 1,12-17-11,0 0 1,2 1-1,1 0 0,1 0 1,2 0-1,0 1 0,2 0 1,2 51-1,1-60-43,1 1 0,1-1 1,1-1-1,0 1 0,1 0 0,1-1 0,1 0 1,1 0-1,0-1 0,1 0 0,1-1 0,1 0 0,22 26 1,-17-24 21,1-2 0,0 0 1,1-1-1,27 17 1,-34-26-55,-1-1 1,1 0 0,0 0-1,0-1 1,0-1 0,1 0-1,-1 0 1,1-1 0,0-1-1,19 1 1,-23-2-4,67-4-99,-70 4 83,1-1 1,0-1-1,-1 1 0,1-1 1,-1 0-1,0 0 0,1 0 1,-1-1-1,0 0 1,7-5-1,-4 2 7,-1 0-1,-1 0 1,1 0-1,-1-1 1,0 0-1,0-1 1,-1 1-1,0-1 1,8-15-1,-11 18 13,0 0 0,1 0 0,-2 0 0,1-1 0,-1 1 0,1-1 0,-2 1 0,1-1 0,0 1 0,-1-1 0,0 1 0,-1-1 0,1 1 0,-1-1 0,0 1 0,0-1 0,-1 1 0,1 0 0,-1 0 0,-1-1 0,1 1 0,-1 0 0,1 1 0,-1-1 0,-1 1 0,1-1 0,-1 1 0,1 0 0,-1 0 0,-1 0 0,1 1 0,0-1 0,-1 1 0,0 0 0,1 1 0,-1-1 0,0 1 0,-1 0 0,1 0 0,0 0 0,-7-1 0,-7-1-21,-1-1-1,0 2 1,1 1-1,-1 0 0,0 2 1,0 0-1,0 1 1,0 1-1,1 1 1,-1 0-1,-30 11 0,32-8-1054,0 2 0,-27 14 0,29-12-1425,0 0-1,-25 23 1,30-21-137</inkml:trace>
  <inkml:trace contextRef="#ctx0" brushRef="#br0" timeOffset="1222.84">1 1693 1944,'0'0'2001,"50"-12"-1647,-8 14 674,77-7 0,-30-1-216,1195 1 6953,-671 9-6930,38-12-857,-543-1-1723,-122 4-3797,-32-5 1409,15 7 1432</inkml:trace>
  <inkml:trace contextRef="#ctx0" brushRef="#br0" timeOffset="2226.79">796 2345 964,'-7'-13'6003,"-6"-16"-5438,10 21-342,1-2 1,0 1-1,1 0 0,0 0 1,1 0-1,-1-1 0,2 1 0,-1 0 1,2 0-1,3-18 0,-2 20-141,0 0 0,0 0 0,1 0 0,0 1 0,0-1-1,0 1 1,1 0 0,0 1 0,0-1 0,0 1 0,1 0 0,0 0-1,12-8 1,-6 6-64,1-1 0,-1 2-1,1-1 1,0 2 0,1 0-1,-1 0 1,1 1-1,0 1 1,0 1 0,0 0-1,16-1 1,-10 4 5,0 0 0,0 2 1,0 0-1,-1 1 0,1 1 0,-1 0 1,24 11-1,-30-11-35,0 1 1,-1 0 0,0 1 0,0 0-1,18 14 1,-26-17 9,-1-1-1,1 1 1,-1-1-1,1 1 1,-1 0 0,-1 1-1,1-1 1,0 0-1,-1 1 1,0-1-1,0 1 1,0 0-1,-1 0 1,0 0-1,0-1 1,0 1 0,0 0-1,-1 7 1,-1 2 73,0 0 0,-1 0 0,-1 0 1,-1 0-1,0 0 0,0-1 0,-2 0 1,1 0-1,-2 0 0,1 0 0,-2-1 1,0-1-1,0 1 0,-1-1 0,-1 0 1,-17 15-1,-17 12 102,-2-2-1,-87 53 1,95-64-148,27-19-14,1 0 0,0 1 1,0 0-1,1 1 0,0 0 1,0 1-1,1 0 0,0 0 0,0 1 1,1-1-1,-10 19 0,16-24 7,1-1-1,-1 0 1,1 0-1,-1 1 1,1-1-1,0 0 1,0 0-1,0 1 1,1-1-1,-1 0 1,1 0-1,0 1 1,0-1-1,0 0 1,0 0-1,0 0 1,1 0-1,0 0 1,-1-1-1,1 1 1,0 0-1,0-1 1,0 1-1,1-1 1,-1 0-1,0 0 1,1 0-1,0 0 1,-1 0-1,6 2 1,11 7 142,1 0-1,-1-2 1,35 11-1,-26-10-173,-2 1 35,1-2 1,0-1-1,1-1 0,-1-1 1,1-2-1,39 2 0,-63-6-22,-1 0-1,1 0 0,-1 0 0,1 0 0,-1-1 1,1 1-1,-1-1 0,1 0 0,-1 0 1,0 0-1,1-1 0,-1 1 0,0-1 0,0 0 1,0 0-1,0 0 0,0 0 0,-1 0 1,1 0-1,2-4 0,-3 2 2,0 1 0,0-1 0,0 0-1,-1 0 1,1 0 0,-1 0 0,0 0 0,0 0-1,-1 0 1,1 0 0,-1-1 0,0 1 0,0 0-1,-1-6 1,-2-7 24,0 1-1,-1 0 1,-1 0 0,-1 0-1,0 0 1,-1 1-1,-10-17 1,9 19 50,-1 0 0,-1 1 1,0 0-1,0 0 0,-2 1 0,1 0 1,-1 1-1,-1 1 0,-14-10 0,-14-4 174,-76-31 1,113 53-255,-9-5-259,-45-20 161,55 24-270,0 1-1,0-1 0,0 0 0,0 0 1,0 0-1,1-1 0,-1 1 1,1-1-1,-1 1 0,1-1 0,0 0 1,0 0-1,0 0 0,-2-4 1,4 5-20,0 1 0,-1-1 1,1 1-1,0-1 0,0 1 0,0-1 1,0 1-1,1-1 0,-1 1 1,0-1-1,1 1 0,-1-1 1,1 1-1,-1-1 0,1 1 1,1-3-1,3-7-2285</inkml:trace>
  <inkml:trace contextRef="#ctx0" brushRef="#br0" timeOffset="2927.58">1943 2254 448,'-4'-3'254,"-1"1"0,0 0 0,1 0 0,-1 0 0,0 0 0,0 1 0,0 0 0,-1 0 0,1 0 0,0 1 0,0-1 0,0 1 0,-1 0 0,1 1 0,0 0 0,-6 1 0,3 0 106,1 1 0,0 0 0,0 0 0,1 1-1,-1 0 1,1 0 0,-1 0 0,1 1 0,-10 10-1,-2 6 553,1 0 0,1 0 0,2 2 0,-25 47 0,31-52-798,0 0 1,1 1-1,1 0 0,1 0 1,1 0-1,0 1 0,2-1 0,0 1 1,1 0-1,1 0 0,1-1 1,0 1-1,2 0 0,0-1 1,1 1-1,1-1 0,1 0 1,1-1-1,1 1 0,0-1 1,1-1-1,1 1 0,1-2 1,20 26-1,-23-35-80,0 0 0,1 0 0,-1 0 0,2-1 0,-1-1 0,1 0 0,0 0 0,0-1-1,0 0 1,0-1 0,13 3 0,-1-1 30,0-1 0,0-1 0,0-1-1,36-2 1,-38-1-62,0-2 0,0 0 1,-1-1-1,0-1 0,1-1 0,-1-1 0,-1 0 0,0-2 1,0 0-1,19-13 0,-27 15 0,0 0 0,0-1-1,-1 0 1,0 0 0,0-1 0,-1 0 0,0-1 0,-1 0 0,0 0 0,-1-1-1,0 1 1,0-1 0,-1-1 0,-1 1 0,0-1 0,-1 0 0,5-23 0,-8 22 71,0 0 1,0 0 0,-1 0-1,-1 0 1,0-1 0,-1 2 0,0-1-1,-1 0 1,-1 1 0,0-1 0,-11-18-1,-4-4 25,-2 1 0,-39-47 0,47 63-118,-2 1 0,0 1 0,0 0 0,-2 1 0,0 1-1,-1 0 1,0 2 0,-1 0 0,-39-17 0,45 24-32,0 0 1,0 1 0,-1 1-1,1 0 1,-1 1 0,0 1-1,0 0 1,1 0-1,-1 2 1,0 0 0,0 1-1,1 0 1,-1 1 0,1 1-1,0 0 1,-19 8 0,17-5-516,1 1 0,0 0 0,0 1 0,1 1 0,-22 18 0,28-20-492,1-1 1,0 1-1,0 1 1,1-1-1,0 1 0,-6 13 1,0 5-2644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2:09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6:37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30 309 964,'-7'-13'6003,"-6"-16"-5438,10 21-342,1-2 1,0 1-1,1 0 0,0 0 1,1 0-1,-1-1 0,2 1 0,-1 0 1,2 0-1,3-18 0,-2 20-141,0 0 0,0 0 0,1 0 0,0 1 0,0-1-1,0 1 1,1 0 0,0 1 0,0-1 0,0 1 0,1 0 0,0 0-1,12-8 1,-6 6-64,1-1 0,-1 2-1,1-1 1,0 2 0,1 0-1,-1 0 1,1 1-1,0 1 1,0 1 0,0 0-1,16-1 1,-10 4 5,0 0 0,0 2 1,0 0-1,-1 1 0,1 1 0,-1 0 1,24 11-1,-30-11-35,0 1 1,-1 0 0,0 1 0,0 0-1,18 14 1,-26-17 9,-1-1-1,1 1 1,-1-1-1,1 1 1,-1 0 0,-1 1-1,1-1 1,0 0-1,-1 1 1,0-1-1,0 1 1,0 0-1,-1 0 1,0 0-1,0-1 1,0 1 0,0 0-1,-1 7 1,-1 2 73,0 0 0,-1 0 0,-1 0 1,-1 0-1,0 0 0,0-1 0,-2 0 1,1 0-1,-2 0 0,1 0 0,-2-1 1,0-1-1,0 1 0,-1-1 0,-1 0 1,-17 15-1,-17 12 102,-2-2-1,-87 53 1,95-64-148,27-19-14,1 0 0,0 1 1,0 0-1,1 1 0,0 0 1,0 1-1,1 0 0,0 0 0,0 1 1,1-1-1,-10 19 0,16-24 7,1-1-1,-1 0 1,1 0-1,-1 1 1,1-1-1,0 0 1,0 0-1,0 1 1,1-1-1,-1 0 1,1 0-1,0 1 1,0-1-1,0 0 1,0 0-1,0 0 1,1 0-1,0 0 1,-1-1-1,1 1 1,0 0-1,0-1 1,0 1-1,1-1 1,-1 0-1,0 0 1,1 0-1,0 0 1,-1 0-1,6 2 1,11 7 142,1 0-1,-1-2 1,35 11-1,-26-10-173,-2 1 35,1-2 1,0-1-1,1-1 0,-1-1 1,1-2-1,39 2 0,-63-6-22,-1 0-1,1 0 0,-1 0 0,1 0 0,-1-1 1,1 1-1,-1-1 0,1 0 0,-1 0 1,0 0-1,1-1 0,-1 1 0,0-1 0,0 0 1,0 0-1,0 0 0,0 0 0,-1 0 1,1 0-1,2-4 0,-3 2 2,0 1 0,0-1 0,0 0-1,-1 0 1,1 0 0,-1 0 0,0 0 0,0 0-1,-1 0 1,1 0 0,-1-1 0,0 1 0,0 0-1,-1-6 1,-2-7 24,0 1-1,-1 0 1,-1 0 0,-1 0-1,0 0 1,-1 1-1,-10-17 1,9 19 50,-1 0 0,-1 1 1,0 0-1,0 0 0,-2 1 0,1 0 1,-1 1-1,-1 1 0,-14-10 0,-14-4 174,-76-31 1,113 53-255,-9-5-259,-45-20 161,55 24-270,0 1-1,0-1 0,0 0 0,0 0 1,0 0-1,1-1 0,-1 1 1,1-1-1,-1 1 0,1-1 0,0 0 1,0 0-1,0 0 0,-2-4 1,4 5-20,0 1 0,-1-1 1,1 1-1,0-1 0,0 1 0,0-1 1,0 1-1,1-1 0,-1 1 1,0-1-1,1 1 0,-1-1 1,1 1-1,-1-1 0,1 1 1,1-3-1,3-7-2285</inkml:trace>
  <inkml:trace contextRef="#ctx0" brushRef="#br0" timeOffset="700.79">1178 219 448,'-4'-3'254,"-1"1"0,0 0 0,1 0 0,-1 0 0,0 0 0,0 1 0,0 0 0,-1 0 0,1 0 0,0 1 0,0-1 0,0 1 0,-1 0 0,1 1 0,0 0 0,-6 1 0,3 0 106,1 1 0,0 0 0,0 0 0,1 1-1,-1 0 1,1 0 0,-1 0 0,1 1 0,-10 10-1,-2 6 553,1 0 0,1 0 0,2 2 0,-25 47 0,31-52-798,0 0 1,1 1-1,1 0 0,1 0 1,1 0-1,0 1 0,2-1 0,0 1 1,1 0-1,1 0 0,1-1 1,0 1-1,2 0 0,0-1 1,1 1-1,1-1 0,1 0 1,1-1-1,1 1 0,0-1 1,1-1-1,1 1 0,1-2 1,20 26-1,-23-35-80,0 0 0,1 0 0,-1 0 0,2-1 0,-1-1 0,1 0 0,0 0 0,0-1-1,0 0 1,0-1 0,13 3 0,-1-1 30,0-1 0,0-1 0,0-1-1,36-2 1,-38-1-62,0-2 0,0 0 1,-1-1-1,0-1 0,1-1 0,-1-1 0,-1 0 0,0-2 1,0 0-1,19-13 0,-27 15 0,0 0 0,0-1-1,-1 0 1,0 0 0,0-1 0,-1 0 0,0-1 0,-1 0 0,0 0 0,-1-1-1,0 1 1,0-1 0,-1-1 0,-1 1 0,0-1 0,-1 0 0,5-23 0,-8 22 71,0 0 1,0 0 0,-1 0-1,-1 0 1,0-1 0,-1 2 0,0-1-1,-1 0 1,-1 1 0,0-1 0,-11-18-1,-4-4 25,-2 1 0,-39-47 0,47 63-118,-2 1 0,0 1 0,0 0 0,-2 1 0,0 1-1,-1 0 1,0 2 0,-1 0 0,-39-17 0,45 24-32,0 0 1,0 1 0,-1 1-1,1 0 1,-1 1 0,0 1-1,0 0 1,1 0-1,-1 2 1,0 0 0,0 1-1,1 0 1,-1 1 0,1 1-1,0 0 1,-19 8 0,17-5-516,1 1 0,0 0 0,0 1 0,1 1 0,-22 18 0,28-20-492,1-1 1,0 1-1,0 1 1,1-1-1,0 1 0,-6 13 1,0 5-2644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6:51:5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8501 188 252,'-6'-6'1156,"1"3"-236,0-3-168,-1 3-136,1 0-116,0 3 48,10 3-1356,0 3 84,1 0-296,4 3-444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2:25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6:52:54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6 28,'0'-1'60,"0"1"0,0 0 0,0 0 0,0-1 0,0 1 0,0 0 0,0 0 0,0 0 0,0-1 0,0 1 1,0 0-1,1 0 0,-1 0 0,0-1 0,0 1 0,0 0 0,0 0 0,1 0 0,-1 0 0,0 0 0,0-1 0,0 1 0,1 0 0,-1 0 0,0 0 0,0 0 0,0 0 0,1 0 0,-1 0 0,0 0 0,0 0 0,1 0 0,-1 0 1,0 0-1,0 0 0,1 0 0,-1 0 0,0 0 0,0 0 0,0 0 0,1 0 0,-1 0 0,0 0 0,0 0 0,0 0 0,1 0 0,-1 1 0,0-1 0,0 0 0,0 0 0,1 0 0,-1 0 0,0 1 0,1 2 3610,-32 42-724,19-25-2771,1 2 1,1-1-1,2 2 0,0-1 0,1 1 0,-6 34 0,12-52-175,-2 10-9,0 0 1,-1 0-1,0-1 1,-1 1-1,-7 14 0,4-13-2,14-13 39,-6-3-25,1 0-13,4-4 12,1 2 0,-1-1 0,1 1 0,0-1 0,0 2 1,-1-1-1,1 1 0,7-1 0,-8 1-24,52-11-37,72-6 0,-47 15-9092</inkml:trace>
  <inkml:trace contextRef="#ctx0" brushRef="#br0" timeOffset="555.99">252 112 132,'5'3'4388,"-30"51"-1687,-58 94 1761,54-92-3935,22-42-423,1 1 0,0 1 0,-4 19 0,-9 26 28,12-22-93,7-38-760,12-2-8941,-2 1 7324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5:58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70 216,'1'-6'352,"1"0"0,0 1 0,0-1-1,0 1 1,1-1 0,-1 1 0,1 0 0,0 0 0,1 0 0,-1 0 0,7-5-1,-23 27 799,1 1 0,2 0 1,-1 1-1,-8 24 0,0 2-501,-14 53-1,23-22-355,5-23-129,4-44-139,1 0-1,0 0 1,1 0 0,0-1-1,0 1 1,1 0 0,0-1-1,0 1 1,4 7 0,-5-14-21,1 0 1,-1 0-1,0-1 0,1 1 1,0-1-1,-1 1 0,1-1 1,0 0-1,-1 0 1,1 0-1,0 0 0,0 0 1,0 0-1,0 0 1,0-1-1,0 1 0,0 0 1,0-1-1,0 0 0,1 0 1,-1 1-1,0-1 1,0-1-1,0 1 0,0 0 1,0 0-1,0-1 1,1 1-1,-1-1 0,2-1 1,15-1 25,76-6-2811,47 4-5978,-132 5 8103</inkml:trace>
  <inkml:trace contextRef="#ctx0" brushRef="#br0" timeOffset="366.61">369 224 644,'-1'-1'113,"0"1"1,-1-1-1,1 0 0,0 1 0,-1-1 1,1 1-1,0 0 0,-1-1 0,1 1 1,-1 0-1,1 0 0,0 0 0,-1 0 1,1 0-1,-1 0 0,1 1 0,-1-1 1,1 0-1,0 1 0,-1-1 0,1 1 1,0-1-1,-1 1 0,-1 1 0,0 1 83,0-1 0,0 1 0,0 0 0,0 0 0,0 0 0,0 1 0,1-1 0,-3 6 0,-2 4 185,1 0 1,1 0 0,0 1-1,-4 16 1,-38 255 4207,43-248-4371,0 3-69,-1 1 0,-14 48-1,17-80-615,-2 14 682,-2-16-9271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6:52:07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1 357 116,'0'0'668,"53"-24"1816,-9 2-1331,76-27 0,-16 9-270,-3-2 400,111-54 2045,-41 12-2719,-166 86-877,-6 0-1490,-8 0-4387,4-2 3815</inkml:trace>
  <inkml:trace contextRef="#ctx0" brushRef="#br0" timeOffset="780.25">462 346 12,'16'-30'3983,"-16"24"311,0 9-4454,0-6 229,-16 141-42,15-129-25,0-1 0,0 1 0,-1 0 1,0 0-1,-5 9 0,4-9 1,1-1 0,-1 1 0,2 0 0,-1 0 0,0 11-1,-1-9 5,3-11-8,-1 0 0,1 1-1,0-1 1,0 1 0,-1-1-1,1 1 1,0-1-1,0 1 1,0-1 0,-1 1-1,1 0 1,0-1 0,0 1-1,0-1 1,0 1 0,0-1-1,0 1 1,0-1 0,0 1-1,0 0 1,0-1-1,1 1 1,-1-1 0,0 1-1,0-1 1,0 1 0,1-1-1,-1 1 1,0-1 0,1 1-1,-1-1 1,0 0-1,1 1 1,-1-1 0,1 1-1,8-1 20,0 0-1,0 0 1,0-1-1,0 0 0,13-4 1,3 0 45,75-12-283,-35 1-4593,-59 14 2606</inkml:trace>
  <inkml:trace contextRef="#ctx0" brushRef="#br0" timeOffset="1146.58">674 331 284,'-4'14'3401,"-1"1"-3167,1 0-1,1 1 1,-2 20 0,-11 144 2630,5-120-2451,14-45-53,-1-3-5688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31:21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 24,'1'18'42,"-2"0"-1,0 0 1,-1 0 0,0 0-1,-2 0 1,0-1-1,-1 0 1,0 1 0,-2-2-1,-16 33 1,14-32-2,1 1 0,1 0 0,-8 29 0,1-4-57,14-42 21,0 0 0,-1 1-1,1-1 1,0 0 0,0 0-1,0 0 1,0 0 0,0 0-1,0 0 1,0 0-1,0 0 1,0 0 0,0 0-1,1 0 1,-1 0 0,0 0-1,1 0 1,-1 0 0,1 0-1,-1 0 1,1 0 0,-1 0-1,1-1 1,0 1-1,0 0 1,-1 0 0,1-1-1,0 1 1,0 0 0,0-1-1,0 1 1,-1-1 0,1 1-1,0-1 1,0 1-1,0-1 1,0 0 0,0 1-1,0-1 1,0 0 0,0 0-1,1 0 1,0 0 0,56 4 125,-48-4-139,217 21 2,-226-21 9,1 0 1,0 0-1,0 0 0,0 0 1,0 0-1,-1 0 1,1-1-1,0 1 1,0-1-1,0 1 0,-1-1 1,1 0-1,0 0 1,-1 1-1,1-1 0,-1 0 1,1-1-1,-1 1 1,1 0-1,-1 0 1,0-1-1,1 1 0,-1 0 1,0-1-1,0 1 1,0-1-1,0 0 1,1-2-1,0-4 4,-1 1 1,0 0-1,0-1 1,0 1-1,-1-1 1,-1-7-1,4-36 11,-1 39 111,0-1-1,-1 0 0,-1-1 1,0 1-1,-2-15 1,0-17 1901,2 45-1972,-5 72-111,1 7 176,-4 0 0,-2-1 1,-4 0-1,-36 112 0,42-143 302,7-40-385,0 1-1,0 0 0,-1-1 0,0 1 0,0-1 0,-1 0 0,-3 7 0,5 3-290,1-12-2428,0-2 1265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3:01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17 544 52,'-16'11'3192,"32"-26"799,48-26-3417,5-4-718,61-43 170,3 6 0,212-96 0,-333 173-23,0-1 1,-1-1 0,1 1-1,-1-2 1,0 0-1,16-15 1,-27 22-181,1-1-1,-1 1 1,0 0-1,1 0 1,-1-1-1,0 1 1,0 0-1,0-1 1,0 1-1,0 0 1,0-1-1,-1 1 1,1 0-1,0-1 1,0 1-1,-1 0 1,1 0-1,-1-1 1,1 1-1,-1 0 1,0 0-1,0 0 1,1 0-1,-1 0 1,0 0-1,0 0 1,0 0-1,0 0 1,0 0-1,0 0 1,0 1-1,0-1 1,-2-1-1,-2 0-719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6:55:04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241 176 76,'1'-3'7787,"-2"3"-7225,-30-16 2225,28 15-2726,1 0-1,-1-1 1,1 1-1,-1-1 0,1 1 1,0-1-1,0 0 0,0 0 1,0 0-1,0 0 1,0 0-1,1 0 0,-1 0 1,1-1-1,-1 1 1,1-1-1,0 1 0,0-1 1,0 1-1,-1-6 0,-1-13-60,2 19 9,1-1 0,-1 1 0,0 0 0,1-1 0,0 1 0,-1 0 0,1-1 1,0 1-1,0-1 0,1 1 0,-1 0 0,0-1 0,1 1 0,-1 0 0,1-1 1,0 1-1,1-3 0,-1 4-7,1-2-2,1-1 0,-1 1 1,1 0-1,0 0 0,0 0 0,0 1 1,1-1-1,-1 1 0,1 0 1,-1 0-1,1 0 0,0 0 0,-1 0 1,1 1-1,0 0 0,0 0 1,0 0-1,6 0 0,-2 0 5,1 0-1,-1 1 1,1 0 0,-1 1-1,1 0 1,-1 0 0,0 1-1,1 0 1,-1 0-1,0 1 1,0 0 0,-1 1-1,1 0 1,0 0 0,-1 0-1,0 1 1,10 9-1,-15-12 19,0 1 0,0-1 0,0 1 0,0-1 0,-1 1 0,1-1 0,-1 1 0,0 0 0,0 0 0,0 0 0,0 0 0,-1 0 0,1 0 0,-1 0 0,1 0 0,-1 0 0,0 0 0,0 0 0,-1 0 0,1 0 0,-1 0 0,1 0 0,-3 4 0,2 0 38,-1-1-1,0 0 1,-1 1-1,0-1 1,0 0 0,0 0-1,-1-1 1,1 1-1,-9 8 1,-13 14 84,20-21-127,-1-1 0,1 0 1,-1 0-1,0-1 0,-1 1 0,-13 8 1,-209 130 229,223-140-236,1 0 0,0 0 1,0 1-1,0 0 1,1 0-1,-1 0 1,1 0-1,1 0 0,-1 1 1,1 0-1,0 0 1,0 0-1,0 0 1,1 0-1,-2 11 0,4-15-2,1 1-1,-1-1 1,1 0-1,0 1 0,0-1 1,0 1-1,0-1 1,0 0-1,1 0 0,-1 0 1,1 0-1,-1 0 0,1 0 1,0 0-1,0 0 1,0-1-1,0 1 0,0 0 1,0-1-1,0 0 1,0 0-1,1 1 0,-1-1 1,0-1-1,1 1 1,-1 0-1,1-1 0,3 1 1,5 2 43,0-1 0,0 0 0,0-1 0,0-1 0,16 0 0,39-7 56,0-2 0,-1-3 0,0-4 0,82-29 0,-146 44-86,-1 0 1,1 1-1,0-1 1,0 1 0,0-1-1,0 1 1,0-1-1,0 1 1,0 0-1,0-1 1,-1 1-1,1 0 1,0 0-1,0 0 1,0 0 0,0 0-1,0 0 1,0 0-1,0 0 1,0 0-1,0 0 1,0 0-1,0 1 1,0-1 0,0 0-1,0 1 1,1 0-1,-2-4 691,-10 6-12200,4 0 7988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37:12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4 652 128,'0'0'191,"-4"-7"4755,12 1-4746,1 0-1,-2-1 0,1 0 1,12-15-1,24-23 163,254-215 1131,-267 235-1368,225-188 126,-252 210-247,3-3-16,0-1 0,0 0 0,0 0 0,10-16 0,-17 23-34,-27 12-7102,22-9 6305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37:20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144 188 48,'0'0'68,"-21"2"2900,24-5-2675,-3 3-292,0 0 1,0 0-1,-1 0 1,1 0-1,0 0 1,0 0-1,0 0 1,0 0-1,0 0 1,0 0-1,0 0 1,0 0-1,0 0 1,0 0-1,-1 0 1,1 0-1,0 0 1,0 0-1,0 0 1,0 0-1,0 0 1,0 0-1,0-1 1,0 1-1,0 0 1,0 0-1,0 0 1,0 0-1,0 0 1,0 0-1,0 0 1,0 0-1,0 0 1,0-1-1,0 1 1,0 0-1,0 0 1,0 0-1,0 0 1,-1 0 7,-10-45 453,11 37-432,0 5-27,-1 0 1,1 1 0,0-1-1,0 0 1,0 0 0,0 1 0,1-1-1,-1 0 1,1 0 0,-1 1 0,1-1-1,0 1 1,0-1 0,0 1 0,1-1-1,-1 1 1,1-1 0,-1 1 0,4-4-1,43-39 69,-44 42-40,0 0 0,0 0-1,1 0 1,-1 0 0,1 1-1,-1-1 1,1 1 0,0 0-1,0 1 1,0-1 0,0 1-1,0 0 1,0 0 0,0 1-1,1 0 1,-1-1 0,0 2-1,0-1 1,6 1 0,-8 1 21,1 0 0,0 0 0,-1 0 0,1 1 0,-1-1 0,0 1 0,0 0 0,0 0 0,0 0 0,0 0 1,-1 0-1,0 1 0,1-1 0,2 7 0,-2-4 57,0-1 0,1 0 0,-1 0 0,1 0 0,1-1 0,4 5 1,-7-6-67,1 0 0,-1 0 1,0 0-1,0 0 1,0 1-1,0-1 0,0 1 1,-1-1-1,0 1 1,1 0-1,-1-1 1,-1 1-1,1 0 0,0 0 1,-1 0-1,0 0 1,0 5-1,0 0 5,-1-1 0,1 1 1,-1-1-1,-1 1 0,0-1 0,-5 16 1,0-9-42,-1-1 1,0 0-1,-1 0 1,0-1-1,-2-1 1,1 1-1,-1-1 1,-21 16-1,0-3 1,-2-1 0,-46 23 0,56-32-28,18-10 25,0-1-1,0 0 0,-1 0 1,0-1-1,0 0 0,0 0 1,0 0-1,0-1 0,0 0 1,-8 1-1,14-3 2,1 0 1,0 0-1,-1 0 0,1 0 1,-1 0-1,1 0 1,0 0-1,-1 0 0,1 0 1,0 0-1,-1 0 0,1 0 1,-1 0-1,1-1 0,0 1 1,-1 0-1,1 0 1,0 0-1,-1-1 0,1 1 1,0 0-1,0 0 0,-1-1 1,1 1-1,0 0 0,0 0 1,-1-1-1,1 1 1,0 0-1,0-1 0,0 1 1,-1-1-1,7-17 219,-4 14-234,-1 1 13,0 1-1,0 0 1,0-1-1,0 1 1,0 0 0,0 0-1,0 0 1,1 0 0,-1 0-1,1 0 1,3-3 0,-4 5-7,35 3 326,7 6 50,-15-3-264,1 0 1,0-2 0,0-1-1,1-1 1,55-5 0,-55 1-34,-23 2 2,0-1 1,0 0-1,0 0 0,0 0 0,0-1 0,0 0 0,9-4 0,3-6 580,-2-2-1,0 0 1,0-1 0,20-25 0,-35 37-640,-1 1 1,1-1-1,-1 0 1,0 0 0,0 0-1,0 0 1,0 0 0,-1 0-1,1 0 1,-1 0 0,1 0-1,-1-4 1,-2 5-639,0 0 1,0 0-1,-1 0 1,1 1-1,0-1 1,0 0-1,-1 1 1,1 0-1,-1-1 1,0 1-1,-3-1 1,-4-3-1948,4 0 438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6:18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91 277 292,'-1'-6'2340,"2"6"-2230,-6-5 2412,4 5-2500,0 0 0,1 0 0,-1-1 0,1 1 0,-1 0 0,1-1 0,-1 1 1,0 0-1,1-1 0,-1 1 0,1-1 0,0 1 0,-1-1 0,1 1 0,-1-1 0,1 1 1,0-1-1,-1 1 0,1-1 0,0 0 0,0 1 0,-1-1 0,1 1 0,0-1 0,0-1 1,-5-67 397,5 69-172,5-1-104,-10 2-421,5-1 476,-2 3-313,8-3 179,-5 0-60,-4-1-2,0-1 23,1 1 0,-1-1 0,0 0 0,1 1 0,-1-1 0,1 0 0,0-1 0,0 1 0,-1 0-1,2-1 1,-1 1 0,0-1 0,-2-5 0,-18-43-64,23 47 34,0 0 1,1 1 0,-1-1-1,1 0 1,0 1 0,0-1-1,0 1 1,0 0-1,1-1 1,-1 1 0,1 0-1,0 1 1,0-1 0,6-4-1,16-21 46,-9 14-54,-15 14 25,27-4 16,-4 12-23,-21-8-4,-1 0 0,0 0 0,0 1 0,0-1 0,1 1 0,-1 0-1,0-1 1,0 1 0,0 0 0,0 1 0,0-1 0,0 0 0,-1 0 0,4 3 0,-2 0-6,0-2 16,-1 0 1,0 0-1,0 0 0,0 0 0,0 0 1,0 1-1,0-1 0,-1 1 1,1-1-1,-1 1 0,1-1 0,-1 1 1,0 0-1,0 0 0,0 0 0,-1-1 1,1 1-1,-1 0 0,0 0 1,1 0-1,-1 0 0,-1 0 0,1 0 1,0 0-1,-1 0 0,1 0 1,-1 0-1,0 0 0,-2 3 0,-2 11 27,-1 0 0,-1-1 0,0 0 0,-1-1 0,-14 20 0,-59 75 97,52-73-86,23-28-52,0 0-1,1 0 1,0 0-1,-3 11 1,-4 6 18,13-25 17,-1-1 1,1 1-1,0 0 1,-1 0 0,1-1-1,0 1 1,-1-1-1,1 1 1,0 0-1,0-1 1,0 1-1,0-1 1,0 0 0,-1 1-1,1-1 1,0 0-1,0 0 1,0 1-1,0-1 1,0 0 0,1 0-1,28 4 871,-25-4-661,14 2 81,1-2 0,0 0 0,0-1 1,27-6-1,39-1-365,-81 7 96</inkml:trace>
  <inkml:trace contextRef="#ctx0" brushRef="#br0" timeOffset="397.5">599 267 540,'0'0'55,"0"0"0,0-1 0,-1 1 1,1 0-1,0 0 0,0 0 0,0-1 0,0 1 0,0 0 0,0 0 0,-1 0 0,1 0 1,0 0-1,0-1 0,0 1 0,0 0 0,-1 0 0,1 0 0,0 0 0,0 0 0,0 0 1,-1 0-1,1 0 0,0 0 0,0 0 0,-1 0 0,1 0 0,0 0 0,0 0 1,0 0-1,-1 0 0,1 0 0,0 0 0,0 0 0,0 0 0,-1 0 0,1 0 0,0 0 1,0 0-1,0 0 0,-1 1 0,1-1 0,0 0 0,0 0 0,0 0 0,0 0 1,-1 0-1,1 1 0,0-1 0,-20 13 532,-14 19-307,-26 75 1718,-36 57 35,-50 86 859,144-248-2882,-64 120 176,58-109-2667,18-25-5301,-6 9 6863</inkml:trace>
  <inkml:trace contextRef="#ctx0" brushRef="#br0" timeOffset="1033.31">556 690 540,'0'-5'389,"1"0"-1,-1 0 1,1 1-1,0-1 1,0 0 0,1 1-1,-1-1 1,1 1-1,0-1 1,0 1-1,4-6 1,-4 6-293,1 1-1,-1-1 1,1 1 0,0 0-1,0 0 1,0 0 0,1 0-1,-1 0 1,1 1 0,-1-1-1,1 1 1,0 0 0,0 0-1,0 1 1,0-1 0,0 1-1,0 0 1,1 0 0,-1 0-1,0 0 1,1 1 0,-1 0-1,0-1 1,1 2-1,-1-1 1,0 1 0,1-1-1,-1 1 1,0 0 0,0 1-1,1-1 1,-1 1 0,6 3-1,-8-4 18,-1 0-1,1 0 0,-1 0 1,1 0-1,-1 0 0,0 1 1,1-1-1,-1 0 0,0 1 1,0-1-1,0 1 0,0-1 0,0 1 1,0 0-1,0-1 0,-1 1 1,1 0-1,-1 0 0,1 0 1,-1-1-1,0 1 0,1 2 0,-1 1 17,-1 0 0,1 0-1,-1 0 1,0 0-1,0 0 1,0 0-1,-1 0 1,-3 6 0,-6 11 28,-1-1 0,-26 35 0,29-44-44,-41 66-61,32-48-29,-2 0 0,-25 30 0,43-59-22,1 0-1,0 0 0,0 0 0,0 0 1,-1 0-1,1 0 0,0 1 1,0-1-1,1 0 0,-1 1 1,0-1-1,0 1 0,1-1 1,-1 1-1,1-1 0,-1 1 1,1-1-1,-1 1 0,1-1 1,0 1-1,0 0 0,0-1 1,0 1-1,0-1 0,0 1 1,1 0-1,0 2 0,0-3 29,1 1 1,0-1-1,0 0 0,-1 1 0,1-1 0,0 0 1,0 0-1,1 0 0,-1-1 0,0 1 0,0 0 1,0-1-1,0 0 0,1 1 0,-1-1 0,4 0 1,16 0 183,0-1 1,38-6-1,13-6-117,-33 4-4,1 3 1,58-2 0,-81 10 90,-12 1-1533,-9 1-3752,-2-1 348,4 0 3056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6:3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49 105 360,'0'-5'300,"0"0"-1,0 0 1,0 0-1,1 0 1,0 0-1,0 1 1,0-1-1,1 0 1,0 1-1,0-1 1,0 1-1,0-1 1,4-5-1,2-2 256,-9 12-544,1 0 1,0 1 0,0-1 0,0 0 0,0 0-1,0 0 1,0 0 0,-1 0 0,1 0 0,0 0 0,0 0-1,0 0 1,0 0 0,0 0 0,0 0 0,-1 0-1,1 0 1,0 0 0,0 0 0,0 0 0,0 0 0,0 0-1,-1 0 1,1 0 0,0 0 0,0 0 0,0 0-1,0 0 1,0 0 0,0 0 0,-1 0 0,1-1-1,0 1 1,0 0 0,0 0 0,0 0 0,0 0 0,0 0-1,0 0 1,0 0 0,-1-1 0,1 1 0,0 0-1,0 0 1,0 0 0,0 0 0,0 0 0,0 0-1,0-1 1,0 1 0,0 0 0,0 0 0,0 0 0,0 0-1,0-1 1,-2 3 44,1 0 1,-1 0-1,1 0 0,-1 1 0,1-1 0,0 0 1,0 0-1,0 1 0,0-1 0,0 1 0,0 3 1,-6 14 148,2-9-62,0 0 1,1 1 0,0 0 0,1 0-1,1 0 1,-2 16 0,-6 21-11,7-34-133,0-1 0,1 1 0,0 0 0,1 16 0,2-30 20,0-1 0,-1 1-1,1 0 1,0-1 0,0 1 0,0-1-1,0 1 1,0-1 0,0 0 0,1 1 0,-1-1-1,0 0 1,0 0 0,0 1 0,0-1-1,0 0 1,0 0 0,0 0 0,0-1-1,1 1 1,-1 0 0,0 0 0,0-1 0,2 0-1,38-6 237,-36 6-250,100-14-80,-61 13-3918,-43 2 3180,-1-3-2706</inkml:trace>
  <inkml:trace contextRef="#ctx0" brushRef="#br0" timeOffset="332.8">167 95 184,'-25'54'3426,"14"-1"-2129,3 1 1,-1 106-1,-2-7-222,7-130-887,3-17-2624,1-30-2570,0 16 4103</inkml:trace>
  <inkml:trace contextRef="#ctx0" brushRef="#br0" timeOffset="696.92">637 15 328,'15'-14'1274,"-18"23"-198,-26 38 586,19-31-1137,-10 22 557,2 2 0,-17 54 0,7-18 889,-72 199 30,93-250-2041,6-18-51,-1 0-1,0-1 1,0 1 0,-1-1-1,1 1 1,-2-1 0,-6 11-1,10-17-32,1 0 0,-1 0 0,0 0 0,0 0-1,0 0 1,0 0 0,0 0 0,0 0 0,0 0-1,1 0 1,-1 0 0,0 0 0,0 0 0,1 2-1615,-1-2 1615,0 0 0,0 0-1,0 0 1,0 0 0,0 1 0,0-1 0,0 0 0,0 0-1,0 0 1,0 0 0,0 0 0,0 0 0,0 1-1,0-1 1,0 0 0,0 0 0,0 0 0,0 0-1,12-8-4213,-12 3 3353</inkml:trace>
  <inkml:trace contextRef="#ctx0" brushRef="#br0" timeOffset="1075.75">807 276 24,'-2'-17'2526,"-7"31"-1030,4-3-1112,-10 24 731,1 0 0,2 1 0,2 0 0,-8 50 1,16-79-1072,1-1 1,0 1-1,0-1 0,1 1 1,-1 0-1,1-1 1,1 1-1,-1 0 1,1-1-1,0 1 1,1-1-1,3 9 1,-4-13-38,0 0-1,0 0 1,1-1 0,-1 1 0,1-1 0,0 1 0,-1-1 0,1 0 0,0 1-1,0-1 1,-1 0 0,1 0 0,0 0 0,0-1 0,0 1 0,1 0 0,-1-1-1,0 1 1,0-1 0,0 0 0,3 0 0,52-4 100,-27-1-121,150-22-2465,-178 27 2120,1 0 1,-1-1-1,0 0 1,0 1-1,0-1 1,0 0 0,1 0-1,-1 0 1,-1-1-1,1 1 1,0 0-1,0-1 1,0 1-1,-1-1 1,1 0 0,-1 1-1,1-1 1,1-4-1,-3 3-563</inkml:trace>
  <inkml:trace contextRef="#ctx0" brushRef="#br0" timeOffset="1392.39">936 315 240,'-8'17'799,"1"1"1,0 0-1,2 0 1,0 0-1,1 1 1,1-1-1,-2 30 1,-5 26 1532,3-13-1173,2 1-1,5 107 1,2-67-988,-5-76-66,-1-18-2284,-5-18-7926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6:32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30 108,'-1'-9'2444,"0"7"-3030,7-11 10642,-4 10-9151,0 3-909,0-1-1,-1 1 1,1-1-1,0 1 1,0 0 0,0 0-1,0 0 1,0 0-1,0 0 1,-1 0-1,1 1 1,0-1-1,0 0 1,0 1 0,-1 0-1,4 0 1,33 18-3,-20-11-51,-14-5 112,1 0 1,-1-1 0,0 2-1,0-1 1,0 0 0,0 1 0,-1-1-1,1 1 1,-1 0 0,5 9-1,28 52 325,-24-40-317,-7-17-31,-1 1 1,0 0 0,-1 0-1,1 0 1,-2 1-1,1-1 1,-1 1 0,-1 0-1,0-1 1,0 1 0,-1 0-1,0 0 1,-1-1-1,0 1 1,0 0 0,-1-1-1,-1 1 1,1-1 0,-2 0-1,1 0 1,-1 0 0,0 0-1,-1 0 1,0-1-1,-1 0 1,1 0 0,-1 0-1,-14 12 1,-38 25-128,-1-2-1,-85 46 1,130-79 90,12-8 7,-1 1 0,1-1 0,-1 0 0,1-1 0,-1 1 0,0 0 0,0-1 0,0 1 0,0-1 0,-3 1 0,5-2-14,6-6 52,-6 6-611,-2 0-535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38:38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89 200,'0'-7'3358,"0"2"770,0 7-2188,0-1-1761,21 17 618,-15-10-667,0 1 1,0 0-1,-1 0 0,0 0 1,-1 1-1,0-1 1,0 1-1,3 18 1,12 87 20,-16-94-132,-1 3-1,-1 1-1,-1-1 0,-1 1 1,-1-1-1,-1 1 0,-1-1 1,-1 0-1,-1-1 0,-14 35 1,10-40-10,-1 0 1,-1 0-1,0-1 1,-1 0 0,-1-2-1,-1 1 1,0-2-1,-1 0 1,0-1-1,-36 22 1,42-31-2731,16-12-2035,4-4 1951,-5 4 1489</inkml:trace>
  <inkml:trace contextRef="#ctx0" brushRef="#br0" timeOffset="878.72">1314 224 144,'0'0'110,"0"-1"0,1 1-1,-1 0 1,0-1 0,0 1 0,0 0-1,0 0 1,0-1 0,0 1 0,-1 0-1,1-1 1,0 1 0,0 0 0,0 0-1,0-1 1,0 1 0,0 0 0,0 0-1,-1-1 1,1 1 0,0 0 0,0 0-1,0-1 1,0 1 0,-1 0 0,1 0-1,0 0 1,0 0 0,-1-1 0,1 1-1,0 0 1,0 0 0,-1 0 0,1 0-1,0 0 1,0 0 0,-1 0 0,1-1-1,0 1 1,-1 0 0,-30 3 123,16 2-23,0 0-1,0 1 1,0 0 0,1 1-1,0 1 1,1 0 0,-18 14-1,-3 1 490,-97 66 2087,-154 137 1,263-207-2733,-9 8-63,-1-1 0,-43 25 0,59-46-4753,32-25-1399,-10 14 5031</inkml:trace>
  <inkml:trace contextRef="#ctx0" brushRef="#br0" timeOffset="50244.86">1207 592 32,'3'-2'238,"0"1"-1,0-1 1,0 0 0,0 0-1,0-1 1,-1 1 0,1 0-1,-1-1 1,1 0 0,-1 0-1,0 1 1,0-1 0,0 0-1,0-1 1,-1 1 0,2-5-1,-3 8 27,-32 75 1664,-21 102-1917,9-57 56,40-79-20,-2-24 12,6-17-14,17-10-47,2 0-98,0 2 0,1 0 1,0 1-1,0 1 0,1 1 1,0 0-1,0 2 0,0 0 1,0 2-1,0 0 0,0 2 1,32 3-1,11 0-4093,-58-4 3327</inkml:trace>
  <inkml:trace contextRef="#ctx0" brushRef="#br0" timeOffset="50738.43">1464 611 144,'-1'5'97,"0"-1"-1,0 1 1,0 0-1,0-1 1,-1 1-1,1-1 1,-4 6-1,-8 26 443,-37 293 4181,46-289-4289,-3-1 0,-17 62-1,20-81-341,2-14-2485,-3-22-352,4 7 1488</inkml:trace>
  <inkml:trace contextRef="#ctx0" brushRef="#br0" timeOffset="36.47">494 82 28,'2'-5'213,"1"1"-1,1-1 1,-1 1-1,1 0 1,-1 1-1,1-1 1,6-4-1,5-6 337,-9 7-279,11-12 214,-17 19-441,0 0 1,0 0 0,0-1 0,0 1-1,0 0 1,0 0 0,0 0 0,0-1-1,0 1 1,0 0 0,0 0 0,0 0-1,0 0 1,0-1 0,0 1 0,1 0-1,-1 0 1,0 0 0,0 0 0,0-1-1,0 1 1,0 0 0,1 0 0,-1 0-1,0 0 1,0 0 0,0 0 0,0 0-1,1 0 1,-1-1 0,0 1 0,0 0-1,0 0 1,1 0 0,-1 0 0,0 0-1,0 0 1,0 0 0,1 0 0,-1 0-1,0 0 1,0 0 0,0 0 0,1 0-1,-1 0 1,0 1 0,0-1 0,0 0-1,1 0 1,-1 0 0,0 0 0,0 0-1,0 0 1,0 0 0,1 1 0,-1-1-1,0 0 1,0 0 0,0 0 0,0 0-1,0 0 1,0 1 0,1-1 0,-1 1-8,-12 38 1114,-1 3-14,-11 72 0,15-66-577,5-21-490,-6 27 50,10-51-109,-1-1 0,0 1-1,1-1 1,-1 1 0,0-1 0,-1 0 0,1 1 0,0-1 0,-1 0-1,1 0 1,-1 0 0,0 0 0,0 0 0,0 0 0,-3 2 0,20-8 140,0 1 1,0 0 0,0 1 0,1 1 0,19 1 0,25-4-158,93-5-119,-89 9-4923</inkml:trace>
  <inkml:trace contextRef="#ctx0" brushRef="#br0" timeOffset="36.47">760 169 152,'2'-3'3103,"0"3"-2942,-5 3 35,3 39 1870,-8-21-1316,0 0 1,-21 36-1,18-38-226,2 0 0,0 1 0,-8 26-1,3-4 133,-5 33 69,11-26-521,3-17-133,-3 64-1,8-95-124,11-25-7069,-6 15 5257,1 0-309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45:00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0 216,'-12'12'439,"0"-1"1,1 2-1,1-1 0,0 1 1,0 1-1,1 0 0,1 0 0,1 1 1,-7 18-1,-5 19 923,-16 76 0,1-4-167,27-98-822,1-1 1,1 1-1,-2 40 1,4-7-5695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45:00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6 368,'1'-3'397,"-1"3"-349,-1 1 1,1-1-1,0 0 1,0 0-1,0 0 1,-1 0 0,1 0-1,0 0 1,0 0-1,0 0 1,0 0-1,-1 0 1,1 0-1,0 0 1,0 0-1,0 0 1,-1 0-1,1-1 1,0 1-1,0 0 1,0 0-1,0 0 1,-1 0-1,1 0 1,0 0-1,0 0 1,0 0-1,0-1 1,0 1-1,0 0 1,-1 0-1,1 0 1,0 0-1,0-1 1,0 1 0,0 0-1,0 0 1,0 0-1,0-1 1,0 5-17,0-1 1,0 1-1,0 0 1,-1-1-1,1 1 1,-1-1 0,0 1-1,0-1 1,0 1-1,-1-1 1,1 0-1,-1 0 1,-2 4 0,2-2 19,-110 196 1290,74-138-940,36-59-387,0-1 1,0 1-1,1-1 1,-1 1-1,1 0 1,0-1-1,0 1 0,0 0 1,0 0-1,1 0 1,-1 0-1,1 0 1,0 0-1,0 0 1,1-1-1,-1 1 1,1 0-1,0 0 0,0 0 1,0 0-1,0-1 1,1 1-1,0 0 1,-1-1-1,1 1 1,0-1-1,1 0 1,-1 0-1,1 0 1,-1 0-1,1 0 0,0 0 1,0-1-1,0 1 1,1-1-1,-1 0 1,5 2-1,5-1 42,1 0 0,-1-1-1,1 0 1,0-2 0,0 1 0,-1-2 0,23-2-1,21-1-91,68 7-558,-43 4-2836,-71-5 2215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1:56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4282 1574 392,'0'-3'572,"0"0"-4,5 0-52,0 0-68,-5 0-84,6 0-92,-1 0-80,-5 0-76,5 0-40,1 3-36,-6-3-20,5 3-56,-5-3-80</inkml:trace>
  <inkml:trace contextRef="#ctx0" brushRef="#br0" timeOffset="216.69">3896 1550 24,'0'-6'776,"11"0"-180,-6 3-120,1-3-28,4 3-8,1-3-60,5 3-64,-5 0-84,-1 0-80,6 3-68,0 0-60,-5 0-28,5 0-84,-5 0-144,-1 0-188,1 0-236,-6 0-292,1 0-424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48:48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2586 4,'0'0'346,"0"-3"2792,0 0-242,0 3-2387,0-3 10,1 0 0,0 0 0,0 0 0,0 0 0,0 0 0,0 0 0,1 0 0,-1 0 0,1 0 0,0 1 0,0-1 0,3-2 0,37-39-1045,-8 7 679,114-161 290,-125 162-385,-2 0 0,-2-2 0,-1-1 0,19-61 1,33-169-163,-59 221 116,-10 46-12,22-100-40,48-130 0,47-26-31,-111 243 68,1 1 0,1 0-1,0 0 1,1 1 0,0 0 0,1 0 0,20-17 0,9-3-36,48-31 1,-17 14-31,-60 43 81,-1 1-1,1 1 1,0 0-1,1 0 1,-1 1 0,1 0-1,0 1 1,19-2-1,103-7-77,-112 10 70,410-12 190,-400 10-963,-25 3-2656</inkml:trace>
  <inkml:trace contextRef="#ctx0" brushRef="#br0" timeOffset="652.34">1723 482 232,'1'-2'217,"0"1"0,0-1-1,1 1 1,-1 0 0,0-1 0,1 1 0,-1 0 0,1 0-1,0 0 1,-1 0 0,1 0 0,0 0 0,2-1-1,19 12 599,-5 1-893,27 18 496,59 47 0,-50-34-180,-24-18 178,-1 2 1,39 44-1,-67-69-403,-1 0-1,1-1 1,-1 1 0,1 0-1,-1 0 1,1 0-1,-1 0 1,1 0-1,-1 0 1,0 0 0,0 0-1,1 0 1,-1 0-1,0 0 1,0 0-1,0 0 1,0 0 0,0 0-1,-1 1 1,1-1-1,0 0 1,0 0-1,-1 0 1,1 0 0,0-1-1,-1 1 1,1 0-1,-1 0 1,1 0-1,-1 0 1,0 0 0,1 0-1,-1-1 1,0 1-1,0 0 1,1-1-1,-1 1 1,0 0 0,0-1-1,0 1 1,-1 0-1,-43 22 178,41-22-184,-29 12 50,-67 14 1,65-19-41,-64 23 1,81-23-6,-8 3 9,1-1 1,-49 12-1,66-20-208,-4 0 1299,12-9 993,3-18-1405,-1 8-590,0-1 1,1 1-1,9-32 1,6-29-7,-7 19-113,3 0 0,2 0 0,45-104-1,-56 149-10,0 4 18,6-25-2091,-11 34 1805,0-1 0,0 0 0,0 0 0,0 1 0,0-1-1,0 0 1,0 0 0,-1 1 0,1-1 0,-1 0-1,1 1 1,-1-1 0,0 0 0,0 1 0,1-1 0,-1 1-1,0-1 1,-2-1 0,-3-3-1406</inkml:trace>
  <inkml:trace contextRef="#ctx0" brushRef="#br0" timeOffset="1638.14">2247 46 412,'-3'-7'1051,"-2"17"-856,-3 20-124,9-20 0,0 0 0,0 0 1,1-1-1,0 1 0,1-1 0,0 1 1,9 16-1,39 65 48,-19-39-86,3 11-18,57 107 92,-69-115-107,12 22 51,-30-78 1289,0-13-686,7-32-317,-7 24 39,21-70 1036,28-85 378,-43 148-1707,1 1 0,2 0-1,1 1 1,19-27 0,56-87-1407,-84 134 768,4-7-4425</inkml:trace>
  <inkml:trace contextRef="#ctx0" brushRef="#br0" timeOffset="2066.98">2844 276 448,'-3'0'31,"0"0"-1,0 1 1,0-1-1,0 1 1,1-1-1,-1 1 1,0 0-1,1 0 1,-1 0-1,0 0 1,1 1-1,-1-1 1,1 1-1,0 0 1,-1-1-1,1 1 1,0 0-1,0 0 1,0 0-1,1 1 1,-1-1-1,0 0 1,1 1-1,0-1 1,-1 1-1,1 0 1,0-1-1,0 1 1,0 0-1,1-1 1,-1 1-1,1 0 1,-1 0-1,1 0 1,0 0-1,1 3 1,-2 2 23,1-1 0,1 0-1,0 0 1,0 0 0,0 0 0,1 0 0,-1 0 0,2 0 0,-1-1 0,1 1-1,0-1 1,0 1 0,1-1 0,5 6 0,-8-10-35,0 0 0,1 0 0,-1 0 0,1 0 0,0 0 0,-1 0 0,1-1 0,0 1 0,0-1 0,0 1 0,1-1 0,-1 0 0,0 0 0,0 0 0,1 0 0,-1 0 0,0 0 0,1-1 0,-1 1 0,1-1 0,-1 0 0,1 0 1,-1 0-1,1 0 0,-1 0 0,1 0 0,-1 0 0,0-1 0,1 0 0,-1 1 0,1-1 0,-1 0 0,0 0 0,0 0 0,1 0 0,-1-1 0,0 1 0,2-2 0,3-2 0,0 0 0,-1-1 0,1 0 0,-1 0 0,0 0 0,-1-1 0,0 0 0,0 0 0,0 0 0,-1-1 0,0 1 0,0-1 0,-1 0 0,0 0 0,0-1 0,-1 1 0,0 0 0,-1-1 0,0 1 0,0-1 0,0 0 0,-1 1 0,-1-1 0,0 0 0,0 1 0,-4-17 0,4 22-15,0 0 0,-1 0 0,1 0 0,-1 1 0,1-1 0,-1 0 0,0 1 1,0-1-1,0 1 0,0-1 0,-1 1 0,1 0 0,-1 0 0,1 0 0,-1 0 0,0 0 0,0 1 1,0-1-1,0 1 0,0 0 0,0 0 0,0 0 0,0 0 0,0 1 0,0-1 0,-1 1 1,1-1-1,0 1 0,0 0 0,-5 1 0,1-1-185,0 1 1,0 0-1,0 0 0,1 0 1,-1 1-1,0 0 1,0 0-1,1 1 0,-1 0 1,1 0-1,0 1 0,0-1 1,-9 8-1,5-2-441</inkml:trace>
  <inkml:trace contextRef="#ctx0" brushRef="#br0" timeOffset="2860.97">3207 285 60,'1'14'168,"0"-1"0,0 1 0,2-1 0,-1 0 1,2 1-1,5 13 0,-4-3-141,-5-21-20,0 0-1,0-1 1,1 1 0,-1 0-1,1 0 1,0 0-1,0 0 1,0 0-1,0-1 1,0 1 0,1 0-1,-1-1 1,1 1-1,2 2 1,-3-4 29,32-14 126,-12-4-136,0-1 0,-1-1-1,-1-1 1,-1-1 0,-1 0-1,-1-1 1,-1-1 0,14-28-1,7-15 1544,-35 65-523,-4 10-755,-15 40-399,17-38 117,0-1-1,0 1 1,1-1-1,1 1 1,-1-1-1,2 1 1,-1-1-1,2 0 1,-1 0-1,1 0 1,8 17-1,-5-13 4,2 0-1,-1-1 0,2 1 1,0-1-1,0-1 0,1 0 1,13 12-1,-21-21-7,0-2-1,1 1 0,-1 0 1,0 0-1,0-1 1,1 1-1,-1-1 0,1 0 1,-1 1-1,1-1 1,-1 0-1,1-1 0,0 1 1,0 0-1,-1-1 1,1 0-1,0 1 1,0-1-1,0 0 0,-1-1 1,1 1-1,3-1 1,-1-1-8,0 1 0,-1-2 0,1 1 0,0 0 0,-1-1 0,0 0 0,0 0 0,0 0 0,0-1 1,0 1-1,4-6 0,6-10 2,0 0 0,-1-1 0,-1-1 0,10-22-1,6-20 15,23-42-51,-50 103 38,1-1 1,-1 1-1,1 0 0,0-1 1,0 1-1,0 0 0,0 1 1,0-1-1,0 0 0,0 0 1,1 1-1,-1 0 0,1-1 1,-1 1-1,1 0 0,0 0 1,-1 0-1,6-1 0,-2 2 0,-1 0 0,1 0 0,0 0 0,-1 0 0,1 1 0,-1 0-1,1 0 1,10 4 0,6 4 68,-1 0 0,0 2 0,30 20 0,-48-29-45,85 61 296,-81-57-315,-1-1 1,1 1-1,-1 0 1,-1 1-1,1 0 1,-1-1-1,0 2 1,-1-1-1,0 0 1,6 14-1,-10-20-2,0 1 0,1-1 0,-1 0-1,0 1 1,0-1 0,0 1 0,0-1-1,0 0 1,0 1 0,0-1 0,-1 1-1,1-1 1,0 0 0,-1 1 0,1-1-1,-1 0 1,1 0 0,-1 1 0,0-1-1,0 0 1,1 0 0,-1 0 0,-1 1-1,-1 1-14,0 0 1,-1-1-1,1 1 0,-1-1 0,1 0 0,-1 0 0,1 0 0,-5 1 0,-4 1-233,-1 0 1,1-1-1,-1 0 0,-16 0 0,-62 4-2584,64-7 1847</inkml:trace>
  <inkml:trace contextRef="#ctx0" brushRef="#br0" timeOffset="3654.17">2588 916 292,'1'-1'68,"-1"-1"0,0 1 0,0-1-1,0 1 1,0-1 0,-1 1 0,1 0 0,0-1 0,-1 1 0,1 0 0,-1-1-1,1 1 1,-1 0 0,1-1 0,-1 1 0,0 0 0,0 0 0,0 0-1,1 0 1,-1 0 0,0 0 0,-1 0 0,1 0 0,0 0 0,0 0 0,-1-1-1,-1 2-26,1-1-1,-1 1 1,0-1-1,1 1 1,-1 0-1,1-1 1,-1 1-1,0 1 1,1-1-1,-1 0 1,0 1-1,1-1 1,-4 2-1,-3 1-2,1 0 0,-1 1 0,0 0 0,1 0 0,0 1 0,0 0-1,-9 8 1,11-8 13,0 0 1,1 0-1,-1 1 0,1 0 0,0-1 0,1 2 0,-1-1 0,1 0 0,0 1 1,1 0-1,0 0 0,0 0 0,0 0 0,1 0 0,0 1 0,1-1 0,-1 1 1,1 12-1,1-18-37,0-1 1,1 1 0,-1-1-1,1 1 1,0-1-1,-1 0 1,1 1 0,0-1-1,0 0 1,0 1-1,0-1 1,0 0 0,0 0-1,0 0 1,1 0-1,-1 0 1,0 0 0,0 0-1,1 0 1,-1 0-1,1-1 1,-1 1 0,1-1-1,-1 1 1,1-1-1,-1 1 1,3-1 0,2 2-6,0-1 1,0 0 0,-1-1 0,1 1 0,0-1 0,7-1 0,-8 1-14,1-1 1,-1 0 0,1 0-1,-1-1 1,0 1 0,0-1-1,0 0 1,0-1 0,0 1-1,0-1 1,0 0 0,-1 0-1,1-1 1,-1 1 0,0-1-1,0 0 1,-1 0 0,4-5-1,-1-1 2,-1-1 0,0 1-1,-1-1 1,0 0-1,0 0 1,-1 0-1,2-18 1,-4 17-2,0 0 0,-1 0 0,0 0-1,-4-22 1,-1-19 1034,4 44-670,-1 16-338,1 22-42,9 5-351,-2-7 737,0-1 0,2-1 0,21 47 0,-26-65-457,1-1-1,0 1 1,0-1 0,1-1 0,0 1 0,0-1 0,0 1-1,7 3 1,-8-6-243,0 0 0,0 0-1,1-1 1,-1 0 0,1 0 0,0 0-1,0-1 1,-1 1 0,1-1 0,0 0-1,0-1 1,10 1 0,-3-1-905</inkml:trace>
  <inkml:trace contextRef="#ctx0" brushRef="#br0" timeOffset="4035.1">2822 798 164,'4'17'379,"0"0"0,1 0 0,1-1 1,1 1-1,12 21 0,-5-7 149,-8-17-394,1-1-1,0 0 1,1 0-1,1 0 1,0-1 0,20 20-1,-28-30-125,0-1 0,0 0-1,0 0 1,0 0 0,1 0-1,-1-1 1,0 1 0,1 0-1,-1 0 1,1-1 0,-1 1-1,1-1 1,-1 1-1,1-1 1,-1 0 0,1 0-1,-1 1 1,1-1 0,-1 0-1,1 0 1,0-1 0,-1 1-1,1 0 1,-1 0 0,1-1-1,1 0 1,0-1 25,-1 0 0,1 0-1,-1 0 1,0 0 0,0 0 0,0 0 0,0-1 0,0 1 0,0-1 0,0 1-1,-1-1 1,2-4 0,4-9 221,-2 0 1,0 0-1,5-32 0,-5 17 25,-1 17-54,-2-1 1,0 0-1,-1 0 1,0 0-1,-1 0 1,-3-23-1,0 12 191,2 18-392,0 1 0,0-1 0,-1 0 1,0 1-1,0 0 0,-1-1 0,-3-7 0,7 6-1212,-1 9 1099,0 0 0,0 0 0,0 0 0,0 0 0,-1 0 0,2 0 0,-1 0 0,0 1 0,0-1 0,0 0 0,0 0-1,0 0 1,0 0 0,0 0 0,0 0 0,0 0 0,0 0 0,0 0 0,0 1 0,0-1 0,1 0-980,-1 0 980,0 0 0,0 0 0,0 0 0,0 0 0,0 0 0,0 0 0,1 0 0,-1 0-1,0 0 1,0 0 0,0 0 0,0 0 0,0 0 0,0 0 0,0 0 0,0 0 0,0 0 0,0 0 0,1 0 0,-1 0 0,0 0 0,0 0 0,0 0 0,0-1-446,0 7-597</inkml:trace>
  <inkml:trace contextRef="#ctx0" brushRef="#br0" timeOffset="4610.05">3164 873 240,'4'1'178,"1"-1"-1,-1 0 1,1 1-1,0-2 1,-1 1-1,1 0 1,-1-1-1,8-2 1,-7 2-110,6 0 10,0-2 0,0 1 1,0-2-1,19-7 0,-28 10-62,1 0-1,0-1 0,-1 1 0,0 0 0,1-1 1,-1 1-1,0-1 0,1 0 0,-1 0 0,0 0 1,0 0-1,0 0 0,-1 0 0,1 0 0,-1-1 1,1 1-1,-1-1 0,0 1 0,1-1 0,-1 1 1,-1-1-1,1 0 0,0-4 0,-1 6-5,0 0 0,-1 0 0,0-1 0,1 1 0,-1 0 0,0 0 0,0 0 0,0-1 0,1 1 0,-1 0 0,0 0 0,-1 1 0,1-1 0,0 0 1,0 0-1,0 0 0,0 1 0,-1-1 0,1 0 0,0 1 0,0-1 0,-1 1 0,1 0 0,-1-1 0,1 1 0,0 0 0,-1 0 0,-1 0 0,-1-1 13,0 1 0,1 0 0,-1-1 0,0 1 1,1 0-1,-1 1 0,0-1 0,1 1 0,-6 1 0,5 1 34,1 0 0,0 0 0,0 1 0,0-1 0,0 1 0,0 0 0,1 0 0,-1 0-1,1 0 1,0 0 0,1 1 0,-1-1 0,1 0 0,0 1 0,0-1 0,0 1 0,0-1 0,1 1-1,0 8 1,0 0 112,0 0 0,0 0 0,2-1 0,-1 1 0,2-1 0,4 16 0,-6-24-135,1 0 0,-1 0 1,1-1-1,-1 1 1,1-1-1,1 0 0,-1 1 1,0-1-1,1 0 1,-1 0-1,1-1 1,0 1-1,0 0 0,0-1 1,0 0-1,7 4 1,-5-4-184,0-1 0,0 1 0,0-1 0,1 0 0,-1 0 1,0-1-1,1 1 0,-1-1 0,1-1 0,-1 1 0,0-1 0,8-1 0,41-13-3062,-39 12 2344</inkml:trace>
  <inkml:trace contextRef="#ctx0" brushRef="#br0" timeOffset="5140.25">3720 709 300,'0'-1'105,"0"-1"0,0 1 0,0 0 0,0-1 0,0 1 0,1 0-1,-1-1 1,0 1 0,1 0 0,-1 0 0,1 0 0,0-1 0,-1 1 0,1 0 0,0 0 0,0 0 0,-1 0 0,1 0 0,0 0-1,0 0 1,0 0 0,0 1 0,0-1 0,3-1 0,-1 1-32,1-1-1,-1 1 1,1 0 0,0 0-1,-1 1 1,1-1 0,0 1-1,7 0 1,8 1-85,-1 1 1,34 8-1,-44-8 250,4 2-185,-1 0 0,1 0-1,-1 1 1,1 1 0,-1 0 0,-1 0 0,1 1 0,-1 1 0,-1 0 0,16 15 0,-24-22-47,0 0 0,0 1 0,0-1 0,0 1 0,0-1 0,0 0 1,-1 1-1,1 0 0,0-1 0,-1 1 0,1-1 0,-1 1 0,0 0 0,1-1 0,-1 1 1,0 0-1,0-1 0,0 1 0,0 0 0,-1-1 0,1 1 0,0 0 0,-1 1 0,-1 1 11,1 0 0,-1 0-1,0-1 1,-1 1-1,1-1 1,-1 1-1,1-1 1,-1 0 0,-4 3-1,-6 6 31,-1-1 0,-1-1-1,-21 12 1,-1-2-9,13-8 45,1 1 0,0 0 0,2 2 0,-1 1 0,-31 30 0,52-45-54,0-1-1,1 1 1,-1 0-1,0 0 1,0 0-1,1 0 1,-1 0-1,1 0 1,-1 0-1,1 0 1,-1 0-1,1 0 1,-1 0-1,1 0 1,0 0-1,0 0 1,-1 0-1,1 0 1,0 0-1,0 0 0,0 0 1,0 1-1,1-1 1,-1 0-1,0 0 1,0 0-1,1 1 1,0 0 58,1 0 0,-1 0 0,1-1 1,-1 1-1,1-1 0,0 1 0,-1-1 0,1 0 0,0 0 1,0 0-1,0 0 0,0 0 0,3 1 0,10 3 398,0 0 1,1-2-1,18 3 0,-25-5-417,41 4 760,1-2 0,75-5 0,-24-1-604,-101 3-476,-28-12-8612,16 9 7028</inkml:trace>
  <inkml:trace contextRef="#ctx0" brushRef="#br0" timeOffset="6384.56">906 1437 88,'-5'9'149,"1"1"-1,0 0 1,1 0 0,0 0 0,0 0-1,1 0 1,0 0 0,1 1 0,0-1-1,1 1 1,0-1 0,3 14 0,3 19 4,19 72 1,-10-55 39,16 71-123,-30-83-128,1-47 130,0 1 165,-5-7-117,0 0-49,1 0 1,0-1-1,0 1 1,0 0-1,1-1 1,0 1-1,0-1 1,0-6-1,-2-6 127,-2-9 92,1 0 0,1-1 1,2 1-1,1-1 0,3-27 1,-1 38-250,1-1 0,0 1 0,2 0 0,0 0 0,1 0 0,0 1 0,2 0 0,0 0 0,9-14 0,-13 26-41,-1-1 0,1 1 1,0 0-1,0 1 0,0-1 0,0 1 1,1-1-1,-1 1 0,1 1 0,0-1 1,0 1-1,0 0 0,0 0 0,0 0 1,1 0-1,-1 1 0,0 0 0,10 0 1,-12 0-4,1 1 0,-1 0 0,1 0 1,0 1-1,-1-1 0,1 1 0,-1-1 0,1 1 1,-1 0-1,1 1 0,-1-1 0,0 1 0,0-1 1,1 1-1,-1 0 0,0 0 0,-1 0 1,1 1-1,0-1 0,-1 1 0,1-1 0,-1 1 1,0 0-1,0 0 0,0 0 0,0 0 0,0 0 1,2 6-1,-1 2-11,-1-8-19,0 1 0,-1 0 0,1 0 0,-1 0 0,0 0 0,0 0 0,-1 0 0,1 0 0,-1 1 1,0-1-1,0 0 0,0 0 0,-1 0 0,1 0 0,-3 6 0,2-3-119,-7 17-218,7-23 365,1-1 1,0 1-1,0-1 0,-1 1 1,1 0-1,0-1 0,-1 1 0,1-1 1,-1 1-1,1-1 0,-1 1 0,1-1 1,-1 1-1,1-1 0,-1 0 0,1 1 1,-1-1-1,0 0 0,1 1 1,-1-1-1,1 0 0,-1 0 0,0 0 1,1 1-1,-1-1 0,0 0 0,1 0 1,-1 0-1,0 0 0,1 0 0,-2-1 1,0 1-3,1-1 1,0 0 0,0 1 0,0-1-1,0 0 1,-1 0 0,1 0-1,0 0 1,0 0 0,0 0 0,1 0-1,-1 0 1,0-1 0,0 1-1,1 0 1,-1 0 0,1-1 0,-1 1-1,1 0 1,-1-1 0,1 1-1,0-1 1,0 1 0,-1 0 0,1-1-1,0 1 1,0-1 0,1 1-1,-1 0 1,0-1 0,1-2 0,12-44-36,-13 46 47,2-2-4,0 0-1,0 0 0,0-1 0,1 1 0,-1 0 1,1 1-1,0-1 0,0 0 0,0 1 0,0 0 1,1 0-1,0 0 0,-1 0 0,1 0 0,0 1 1,0-1-1,0 1 0,1 0 0,-1 1 0,1-1 0,-1 1 1,1 0-1,4-1 0,-1 1 0,0 0 1,0 1-1,-1 0 0,1 0 1,0 1-1,0 0 0,0 0 1,-1 1-1,1 0 0,-1 0 1,1 0-1,-1 1 0,9 5 1,-15-7-25,-1-1 1,1 1-1,-1-1 1,1 1-1,0 0 1,-1-1-1,0 1 1,1 0-1,-1-1 1,1 1-1,-1 0 1,0-1-1,1 1 1,-1 0-1,0 0 1,0-1-1,0 1 1,0 0-1,1 0 1,-1-1-1,0 1 1,0 0-1,0 0 0,-1 0 1,1-1-1,0 1 1,0 0-1,0 0 1,-1 1-1,-12 29-1379,3-7 363</inkml:trace>
  <inkml:trace contextRef="#ctx0" brushRef="#br0" timeOffset="6912.63">1543 1495 376,'6'62'2557,"-4"-52"-2486,1 0 1,0-1-1,1 1 0,0-1 1,0 0-1,1 0 0,0-1 1,7 9-1,-11-15-65,1 0-1,0 1 1,-1-1-1,1-1 1,0 1-1,0 0 1,1 0 0,-1-1-1,0 1 1,1-1-1,-1 1 1,0-1-1,1 0 1,4 1 0,-5-2-3,0-1 0,0 1 0,0-1 1,0 0-1,0 0 0,0 0 1,0 0-1,0 0 0,0 0 0,0 0 1,0-1-1,0 1 0,-1-1 1,1 1-1,-1-1 0,1 0 1,-1 1-1,0-1 0,1 0 0,0-4 1,20-25-15,-9 11 15,0 0 0,1 1 0,1 1 0,1 0 0,0 1 0,1 1 0,1 1 1,20-14-1,-36 28 4,1-1 0,-1 1 0,1 0 0,-1 0 0,1 1 1,0-1-1,-1 0 0,1 1 0,0 0 0,-1-1 0,1 1 1,0 0-1,0 1 0,-1-1 0,1 0 0,0 1 0,-1-1 0,1 1 1,0 0-1,-1 0 0,1 0 0,-1 0 0,5 3 0,2 3 41,0 0-1,0 0 1,-1 1-1,12 13 1,1 1 117,-20-20-146,1 0-1,-1 0 1,0 0-1,0 0 1,0 0-1,0 0 1,0 1-1,0-1 1,0 0-1,-1 0 1,1 1-1,-1-1 1,0 0-1,0 1 1,0-1-1,0 0 1,0 1-1,0-1 1,0 0-1,-1 1 1,-1 2-1,2-3-14,0 0 0,-1 0 0,1-1 0,-1 1 0,1 0 0,-1-1 0,0 1 0,0-1 0,0 1 0,0-1 0,0 1 0,0-1 0,0 0-1,0 1 1,-1-1 0,1 0 0,0 0 0,-1 0 0,1 0 0,-1 0 0,1 0 0,-1 0 0,0-1 0,1 1 0,-1 0 0,0-1 0,-2 1 0,-4-3-694,0-1-1,0 0 1,0 0 0,-14-9-1,11 6-49</inkml:trace>
  <inkml:trace contextRef="#ctx0" brushRef="#br0" timeOffset="7037.84">1622 1159 20,'0'-3'192,"5"0"-180</inkml:trace>
  <inkml:trace contextRef="#ctx0" brushRef="#br0" timeOffset="7950.56">2107 1071 88,'0'0'25,"0"-1"1,0 1-1,0 0 0,0 0 0,0-1 1,0 1-1,0 0 0,0-1 1,0 1-1,0 0 0,0 0 1,0-1-1,0 1 0,0 0 0,0 0 1,0-1-1,0 1 0,0 0 1,1-1-1,-1 1 0,0 0 0,0 0 1,0 0-1,0-1 0,1 1 1,-1 0-1,0 0 0,0 0 0,0-1 1,1 1-1,-1 0 0,0 0 1,0 0-1,1 0 0,-1 0 0,0-1 1,1 1-1,9 6 939,6 12-107,-16-18-868,4 9 153,0 0 0,0-1 0,-1 1 0,-1 0 0,0 0 0,0 1 0,-1-1 0,0 0 0,0 15 0,2 9 117,9 72 374,10 63-221,-21-162-415,0 0 0,0-1 0,0 1 1,1-1-1,0 1 0,0-1 0,1 0 1,0 0-1,0 0 0,0 0 1,4 6-1,-3-9 1,-1 1 0,0-1 1,1 0-1,-1 0 0,1 0 1,0 0-1,0 0 0,-1-1 1,1 0-1,0 1 0,0-2 1,0 1-1,1 0 0,-1-1 1,0 0-1,7 0 0,-5 0-26,0-1-1,-1 0 1,1 0-1,-1-1 1,1 1-1,-1-1 1,0 0-1,1-1 1,-1 1-1,0-1 1,0 0-1,-1 0 1,1-1-1,-1 1 0,1-1 1,5-7-1,-4 4 4,0 0-1,0-1 1,-1 0-1,0 0 1,0 0-1,-1-1 1,0 1-1,0-1 1,2-11-1,-1 5-26,-4 12 99,1-1 0,-1 0 0,0 0 0,0 0 0,-1 0 1,1 0-1,-1-8 0,0 12-40,0-1 0,0 1 0,0-1 0,0 0 0,-1 1 0,1-1 0,0 1 0,0-1 0,-1 1 0,1-1 1,0 1-1,-1 0 0,1-1 0,0 1 0,-1-1 0,1 1 0,-1 0 0,1-1 0,-1 1 0,1 0 0,0-1 0,-1 1 0,0 0 0,0 0 0,-24 1-40,22 1 34,1-1-1,-1 0 0,1 0 1,0 1-1,-1-1 1,1 1-1,0 0 0,0 0 1,0 0-1,0 0 1,0 0-1,0 0 0,1 1 1,-1-1-1,1 0 0,-1 1 1,1-1-1,-2 6 1,-13 52 35,13-45-9,2-11-12,1 0 0,-1 1 1,1-1-1,-1 0 0,1 0 0,1 1 1,-1-1-1,1 0 0,-1 0 1,1 0-1,0 1 0,1-1 0,-1 0 1,1 0-1,0 0 0,0-1 1,0 1-1,0 0 0,0-1 0,1 0 1,0 1-1,0-1 0,0 0 1,0 0-1,5 3 0,-4-3-7,1 0 1,-1 0-1,1-1 0,0 0 0,0 0 1,0 0-1,0 0 0,0-1 1,0 0-1,1 0 0,-1 0 0,0-1 1,1 1-1,-1-1 0,0-1 0,1 1 1,-1-1-1,0 0 0,10-3 1,-9 2-27,1 0 0,-1-1 1,0 0-1,0 0 1,0-1-1,0 0 1,-1 0-1,1 0 1,-1-1-1,0 0 1,0 0-1,-1 0 1,1 0-1,-1-1 1,0 0-1,-1 0 1,1 0-1,2-8 0,-1-1 64,0 0-1,-1 0 1,-1 0-1,-1-1 0,0 1 1,-1-1-1,-1-16 1,-2 20 134,1 12-169,1-1 0,0 1 0,0 0 1,-1-1-1,1 1 0,0-1 0,0 1 0,0-1 0,0 1 0,0-1 0,0 0 0,0 1 0,0-1 0,0 1 0,0-1 0,0 1 0,0-1 0,0 1 0,0-1 0,0 1 0,1-1 0,-1 1 1,0-1-1,0 1 0,0 0 0,1-1 0,-1 1 0,0-1 0,1 1 0,0-1 0,11 11 136,200 133-123,-210-142-26,0 0 1,0 1 0,0-1-1,-1 1 1,1-1-1,0 1 1,-1 0 0,1 0-1,-1-1 1,1 1 0,-1 0-1,0 0 1,0 0 0,0 1-1,0-1 1,0 0 0,0 0-1,-1 1 1,1-1-1,0 3 1,-2-3 2,0-1 1,1 1-1,-1-1 0,0 0 1,0 1-1,0-1 0,0 0 0,0 0 1,0 0-1,-1 0 0,1 0 1,0 0-1,0 0 0,-1 0 0,1-1 1,-1 1-1,1 0 0,-1-1 1,1 1-1,-1-1 0,1 1 0,-1-1 1,1 0-1,-1 0 0,1 0 1,-1 0-1,1 0 0,-1 0 0,0 0 1,1 0-1,-2-1 0,-17 1-168,1-2 0,-37-6 0,-3-9-3638,53 14 2648</inkml:trace>
  <inkml:trace contextRef="#ctx0" brushRef="#br0" timeOffset="10195.27">3430 1635 76,'0'0'983,"-2"-7"2016,-1-22-2693,6 20-253,0 0 1,-1 0 0,0-1-1,-1 1 1,1-15 0,5-29 351,4 5 164,-11 48-569,0 0 0,0 0 1,1-1-1,-1 1 0,0 0 1,0 0-1,0-1 0,0 1 0,1 0 1,-1 0-1,0-1 0,0 1 1,0 0-1,1 0 0,-1 0 0,0-1 1,0 1-1,1 0 0,-1 0 1,0 0-1,0 0 0,1 0 1,-1 0-1,0-1 0,1 1 0,-1 0 1,0 0-1,1 0 0,-1 0 1,0 0-1,0 0 0,1 0 0,-1 0 1,0 0-1,1 1 0,-1-1 1,0 0-1,0 0 0,1 0 0,-1 0 1,0 0-1,1 0 0,-1 1 1,0-1-1,0 0 0,0 0 0,1 0 1,-1 1-1,0-1 0,0 0 1,0 0-1,1 0 0,-1 1 0,0-1 1,0 0-1,0 1 0,0-1 1,0 0-1,0 0 0,1 1 1,13 13-46,3 19 33,-12-23 7,0-1 0,0 1 0,5 20 0,4 7-18,-11-31 14,0 1 0,0-1 1,-1 0-1,0 1 0,0 0 1,1 11-1,38-140-21,-18 67 12,-23 55 18,-1 0-1,1 0 1,0 0 0,0 0-1,0 0 1,0-1 0,0 1-1,0 0 1,0 0-1,0 0 1,0 0 0,0-1-1,0 1 1,0 0 0,0 0-1,0 0 1,1 0-1,-1-1 1,0 1 0,0 0-1,0 0 1,0 0 0,0 0-1,0 0 1,0 0-1,0-1 1,0 1 0,0 0-1,1 0 1,-1 0 0,0 0-1,0 0 1,0 0 0,0 0-1,0 0 1,1-1-1,-1 1 1,0 0 0,0 0-1,0 0 1,0 0 0,1 0-1,-1 0 1,0 0-1,0 0 1,0 0 0,0 0-1,0 0 1,1 0 0,-1 0-1,0 0 1,0 0-1,0 0 1,1 1 0,10 7-31,6 12-5,36 124 30,-51-141 7,0 0 0,0 0 0,1 0 1,-1 0-1,1 0 0,0 0 0,-1-1 0,1 0 0,0 1 1,1-1-1,-1 0 0,0-1 0,1 1 0,-1 0 1,1-1-1,-1 0 0,1 0 0,-1 0 0,1 0 1,0-1-1,0 1 0,0-1 0,-1 0 0,1 0 0,0 0 1,0-1-1,4 0 0,13-2-106,0-1 0,-1 0 0,29-12-1,-43 14 90,0 0-1,0-1 0,0 0 0,-1-1 0,1 1 1,-1-1-1,0 0 0,0 0 0,0-1 0,-1 1 1,0-1-1,0 0 0,0 0 0,0-1 0,-1 1 0,0-1 1,0 0-1,0 0 0,-1 0 0,0 0 0,0 0 1,2-13-1,-4 17 30,0 1 1,0-1 0,0 0 0,-1 0-1,1 0 1,-1 0 0,1 0 0,-1 0-1,0 0 1,0 0 0,0 1 0,0-1-1,0 0 1,0 1 0,0-1-1,0 1 1,-1-1 0,1 1 0,-1 0-1,1-1 1,-1 1 0,1 0 0,-1 0-1,0 0 1,1 0 0,-1 0-1,0 1 1,0-1 0,0 0 0,0 1-1,-4-1 1,2 0-24,0 1-1,-1-1 1,0 1-1,1 0 0,-1 0 1,1 1-1,-1-1 1,1 1-1,0 0 1,-1 0-1,1 1 1,0-1-1,-5 3 1,4-1 7,1 0-1,0 0 1,1 1 0,-1-1 0,1 1-1,-1 0 1,1 0 0,0 0 0,1 0-1,-1 0 1,1 1 0,-1-1 0,1 1-1,-2 8 1,3-9 8,0-1 1,0 1-1,0-1 0,1 1 0,-1-1 1,1 1-1,0 0 0,0-1 0,0 1 1,0-1-1,1 1 0,0 0 0,-1-1 1,1 1-1,1-1 0,-1 1 0,0-1 1,1 0-1,0 0 0,0 0 0,2 4 0,-1-3 8,1-1-1,-1 1 1,1-1-1,0 0 0,-1 0 1,1 0-1,1-1 0,4 3 1,-8-4-9,1-1 0,0 1-1,-1-1 1,1 1 0,0-1 0,-1 0 0,1 0 0,0 0 0,-1 0-1,1 0 1,0 0 0,-1 0 0,1 0 0,0-1 0,-1 1 0,1-1-1,-1 1 1,1-1 0,0 0 0,-1 1 0,1-1 0,-1 0 0,0 0 0,1 0-1,-1 0 1,0 0 0,0 0 0,2-3 0,14-13 8,-13 13-19,0-1 0,1 1 0,-2 0 0,1-1 1,-1 0-1,1 0 0,-1 0 0,0 0 0,-1 0 1,0-1-1,1 1 0,0-7 0,10-34 43,-9 31-34,0 1 0,0-1 0,-2 0 0,2-21-1,-4 35 0,0 0-1,0 0 0,0 0 0,-1 0 0,1 0 0,1 0 0,-1 0 0,0 0 0,0 0 0,0 0 0,0 0 0,1 0 0,-1 0 0,1 0 0,-1 0 0,1 0 0,-1 0 0,1 0 0,-1 0 0,1 0 0,1-1 0,-1 2-3,0 0-1,-1 0 0,1 0 1,0 0-1,-1 0 0,1 0 1,0 0-1,0 1 0,-1-1 1,1 0-1,0 0 1,-1 1-1,1-1 0,0 0 1,-1 1-1,1-1 0,-1 1 1,1-1-1,-1 1 1,1-1-1,-1 1 0,1-1 1,0 2-1,2 2-10,1 0 1,-1 0-1,0 1 1,0 0-1,-1-1 0,1 1 1,2 9-1,0 7 12,-1 0 1,-1 0-1,0 27 0,8 32-196,-11-79 221,15-44 56,38-92-66,-51 132-14,-1-1-1,0 1 1,1 0-1,0-1 1,0 1-1,0 0 1,0 0-1,0 0 1,4-3-1,-6 6 1,0 0-1,0 0 0,0-1 0,0 1 1,0 0-1,1 0 0,-1 0 0,0 0 1,0 0-1,0 0 0,0 0 0,1 0 1,-1 0-1,0 0 0,0 0 1,0 0-1,0 0 0,1 0 0,-1 0 1,0 0-1,0 0 0,0 0 0,1 0 1,-1 0-1,0 0 0,0 0 0,0 0 1,0 0-1,1 0 0,-1 0 0,0 0 1,0 0-1,0 0 0,0 0 0,0 0 1,1 1-1,-1-1 0,0 0 0,0 0 1,0 0-1,0 0 0,0 0 0,0 1 1,0-1-1,0 0 0,1 0 0,-1 0 1,0 0-1,0 1 0,0-1 0,0 0 1,0 0-1,0 0 0,0 0 0,0 1 1,0-1-1,0 0 0,0 0 0,0 0 1,0 0-1,0 1 0,3 23-30,-2 34 67,-1-52-30,16 87-15,-16-92 34,3-2-14,-1 1-1,1-1 1,0 0 0,-1 0 0,0 0 0,1 0 0,-1 0 0,1-1-1,-1 1 1,0-1 0,0 1 0,0-1 0,0 0 0,3-3 0,33-41-51,-7 9 16,-23 29-10,-1-1-1,0-1 0,-1 0 1,10-18-1,-2 3-26,-13 9 184,-3 13-33,-3 10-92,-5 19-17,8-22 24,0 0 0,0 0 0,0 1-1,0-1 1,1 0 0,0 1 0,0-1 0,0 1 0,1-1-1,-1 1 1,1 0 0,0-1 0,1 1 0,-1-1-1,1 1 1,1 6 0,2 10 40,3 6-7,-7-26-22,0 0-1,0-1 0,0 1 0,1-1 0,-1 1 0,0-1 0,0 1 1,1-1-1,-1 1 0,0-1 0,1 1 0,-1-1 0,0 0 1,1 1-1,-1-1 0,1 0 0,-1 1 0,1-1 0,-1 0 0,1 1 1,-1-1-1,1 0 0,-1 0 0,1 1 0,-1-1 0,1 0 0,0 0 1,-1 0-1,1 0 0,-1 0 0,1 0 0,-1 0 0,1 0 0,0 0 1,-1 0-1,1 0 0,-1 0 0,1-1 0,-1 1 0,1 0 0,-1 0 1,1 0-1,-1-1 0,1 1 0,-1 0 0,1-1 0,-1 1 1,1 0-1,-1-1 0,0 1 0,1-1 0,-1 1 0,0-1 0,1 0 1,14-9-25,2-1 15,0-2-1,-1 0 0,0-1 1,-1 0-1,24-32 1,-16 20-6,-17 22 1,-5 4 0,0-1 0,0 1 0,0-1 0,0 0 0,0 1 0,0-1 0,-1 0 0,1 1 0,0-1-1,0 0 1,0 0 0,-1 0 0,1 0 0,0 0 0,-1 0 0,1 0 0,-1 0 0,1 0 0,-1-2 0,1 3-10,6 2 3,-1 0 0,0 0 1,0 1-1,0 0 0,0 0 0,-1 1 0,1-1 1,-1 1-1,0 0 0,0 1 0,0-1 1,6 9-1,10 6 150,5 1-82,-17-14-60,0 0 0,0 1 0,0 0-1,-1 0 1,0 1 0,-1 0 0,0 0 0,0 1 0,0 0 0,-1 0 0,5 10 0,-11-17 2,1-1-1,-1 0 1,0 0 0,1 1 0,-1-1 0,0 0 0,0 0 0,0 1 0,0-1 0,0 0 0,0 0 0,0 1 0,0-1 0,-1 0 0,1 0 0,0 1 0,-1-1 0,1 0 0,-1 0 0,1 0 0,-1 0 0,0 1 0,1-1 0,-1 0 0,-2 1 0,1 0 5,-1 0 1,1 0 0,-1 0 0,0-1-1,0 1 1,0-1 0,0 0 0,0 1-1,0-2 1,-4 2 0,0 0 4,-1-1-1,1 0 1,0-1 0,-1 0 0,1 0 0,-1 0-1,1-1 1,0 0 0,-8-2 0,6 0-79,6 2-324,0 0 0,0 0 0,0 0 0,0 0 0,0-1 0,0 1 0,0-1 0,1 0 0,-1 0 0,-2-2-1,1 1-934</inkml:trace>
  <inkml:trace contextRef="#ctx0" brushRef="#br0" timeOffset="12767.7">1915 1894 192,'0'-1'103,"1"0"1,-1 0-1,0 0 0,0 0 0,0 0 1,0 0-1,0 0 0,0 1 1,0-1-1,0 0 0,-1 0 0,1 0 1,0 0-1,0 0 0,-1 0 1,1 0-1,-1 1 0,1-1 0,-1 0 1,1 0-1,-1 0 0,1 1 1,-1-1-1,0 0 0,1 1 0,-1-1 1,0 0-1,1 1 0,-1-1 1,0 1-1,0-1 0,-1 0 0,-1 2-63,0-1 0,0 0 0,1 1 0,-1-1-1,0 1 1,1 0 0,-1 0 0,0 0-1,1 0 1,-1 1 0,-3 1 0,1 1-28,0-1 0,0 1-1,0 0 1,0 0 0,0 0 0,1 1 0,0 0 0,0-1 0,0 1 0,1 1 0,0-1 0,0 1 0,0-1 0,0 1 0,1 0 0,0 0 0,0 0-1,1 0 1,-1 0 0,1 0 0,0 8 0,1-8 24,0-1-1,0 0 0,1 0 1,0 0-1,0 0 1,0 1-1,0-1 1,1-1-1,0 1 0,0 0 1,0 0-1,0-1 1,1 1-1,0-1 0,0 1 1,0-1-1,0 0 1,1 0-1,0-1 1,-1 1-1,1-1 0,1 0 1,-1 0-1,0 0 1,10 4-1,2-1-38,0 0-1,0-1 1,1-1 0,-1 0-1,1-1 1,0-1 0,0-1-1,0 0 1,32-3 0,-41 1-26,1 0 0,-1 0 0,1-1 1,-1 0-1,0-1 0,0 0 0,0 0 1,0 0-1,0-1 0,-1 0 0,1-1 1,-1 0-1,0 0 0,-1 0 0,1-1 1,-1 0-1,0 0 0,0-1 0,-1 0 1,9-14-1,-13 19 41,1-1 1,0 0 0,-1-1 0,0 1-1,0 0 1,0 0 0,0 0 0,0-1-1,0 1 1,-1 0 0,0-1 0,0 1-1,0-1 1,0 1 0,0 0 0,-1-1-1,1 1 1,-1 0 0,0-1 0,0 1-1,0 0 1,0 0 0,-1 0 0,0 0-1,1 0 1,-1 0 0,0 0-1,0 1 1,0-1 0,-1 0 0,1 1-1,-1 0 1,1 0 0,-1 0 0,0 0-1,0 0 1,0 0 0,0 1 0,0-1-1,0 1 1,0 0 0,0 0 0,-1 0-1,1 0 1,0 1 0,-1-1 0,1 1-1,0 0 1,-1 0 0,1 0 0,-1 0-1,1 1 1,0 0 0,-6 1-1,4-1-9,-1 0 0,1 1-1,0 0 1,0 0-1,1 0 1,-1 0 0,0 1-1,1 0 1,-1 0-1,1 0 1,0 0-1,0 1 1,0 0 0,1-1-1,-1 1 1,1 1-1,0-1 1,0 0-1,0 1 1,-3 8 0,5-9-3,-1 0 1,2 1-1,-1-1 1,0 0 0,1 0-1,0 1 1,-1-1-1,2 0 1,-1 1-1,1-1 1,-1 0 0,1 0-1,0 1 1,1-1-1,-1 0 1,1 0 0,-1 0-1,1 0 1,1-1-1,-1 1 1,0 0-1,1-1 1,0 0 0,0 1-1,6 4 1,-5-4-14,1 0 0,-1-1 0,1 0 0,0 0 1,0 0-1,0-1 0,0 1 0,0-1 0,1 0 0,-1-1 1,1 0-1,-1 1 0,1-2 0,0 1 0,-1-1 0,8 0 0,-9 0-4,-1 0-1,0-1 1,1 1-1,-1-1 0,0 0 1,1 0-1,-1 0 1,0 0-1,0-1 0,0 1 1,0-1-1,0 0 1,0 0-1,0 0 0,-1 0 1,1-1-1,-1 1 1,1-1-1,-1 1 0,0-1 1,0 0-1,0 0 0,-1 0 1,1 0-1,-1 0 1,1 0-1,0-4 0,1-7 47,0-1-1,-1 1 0,-1 0 1,0-1-1,-1 1 1,-2-16-1,0-15 131,-1 35-105,3 10-52,0-1 1,-1 1 0,1 0 0,0 0-1,0 0 1,0-1 0,0 1-1,0 0 1,-1 0 0,1-1 0,0 1-1,0 0 1,0-1 0,0 1 0,0 0-1,0-1 1,0 1 0,0 0-1,0 0 1,0-1 0,0 1 0,0 0-1,0-1 1,0 1 0,0 0 0,0 0-1,0-1 1,0 1 0,1 0-1,-1-1 1,0 1 0,0 0 0,0 0-1,0 0 1,1-1 0,-1 1 0,0 0-1,0 0 1,1-1 0,-1 1 0,0 0-1,0 0 1,1 0 0,-1 0-1,0-1 1,2 1-3,0-1 1,-1 1-1,1-1 0,-1 1 0,1 0 0,0-1 1,-1 1-1,1 0 0,0 0 0,-1 0 0,1 1 1,0-1-1,-1 0 0,1 0 0,0 1 1,-1-1-1,1 1 0,-1 0 0,1-1 0,-1 1 1,1 0-1,-1 0 0,1 0 0,-1 0 0,0 0 1,1 0-1,-1 0 0,1 2 0,40 48-14,-22-24 9,-15-21-2,21 23-289,-1 0-1,21 35 1,-42-138 346,2 48 52,-4 16-48,0 0 0,0 0 0,1 0 0,1 1 0,0-1 0,0 1 0,7-12 0,-10 20-52,0 0 0,-1-1 0,1 1-1,0 0 1,0-1 0,0 1-1,1 0 1,-1 0 0,0 0-1,0 0 1,1 0 0,-1 0-1,0 0 1,1 0 0,-1 1 0,1-1-1,-1 0 1,2 0 0,-1 2-5,0-1 0,0 1 0,-1 0 1,1 0-1,0-1 0,-1 1 0,1 0 0,0 1 1,-1-1-1,1 0 0,-1 0 0,0 0 0,1 1 1,-1-1-1,0 1 0,0-1 0,0 1 1,1 2-1,55 91-8,-29-46-345,-23-40 98,-5-9 252,0 0-1,0 0 1,0 0 0,0 0 0,0 0 0,0 0 0,0 0 0,1 0 0,-1 0-1,0 0 1,0 0 0,0 0 0,0 0 0,0 0 0,0 0 0,0 0 0,0 0-1,0 0 1,1 0 0,-1 0 0,0 0 0,0 0 0,0 0 0,-1-18 103,-1-1-35,1 17-57,0-1 0,1 1 0,-1 0 0,1-1 0,0 1 0,0 0 0,0-1 0,0 1-1,0 0 1,0-1 0,1 1 0,-1 0 0,1 0 0,-1-1 0,3-3 0,11-25 82,-12 27-73,-1-1 1,1 0 0,0 1-1,1 0 1,-1-1-1,1 1 1,0 0 0,0 0-1,4-4 1,1 1-5,17-12-148,-24 19 136,0 0-1,0 0 1,0 1 0,0-1-1,0 0 1,0 0-1,0 1 1,-1-1 0,1 0-1,0 1 1,0-1-1,0 1 1,0-1 0,0 1-1,-1 0 1,1-1-1,0 1 1,-1 0 0,1-1-1,0 1 1,-1 0-1,1 0 1,-1 0 0,1-1-1,-1 1 1,1 0-1,-1 0 1,0 0 0,1 0-1,-1 0 1,0 1-1,53 100 17,5 3 21,-57-103-33,0 0-1,1 0 1,-1 0-1,0 0 1,1 0-1,-1-1 1,1 1-1,-1 0 1,1-1-1,0 1 1,0-1-1,0 0 1,0 0-1,0 1 1,0-1-1,0 0 1,0-1-1,0 1 1,0 0-1,0-1 1,1 1 0,-1-1-1,0 0 1,0 1-1,1-1 1,-1 0-1,0-1 1,1 1-1,-1 0 1,0-1-1,0 1 1,1-1-1,-1 1 1,0-1-1,0 0 1,0 0-1,0 0 1,0 0-1,0-1 1,0 1-1,0 0 1,2-3-1,1-1 0,0 0-1,-1-1 0,1 0 0,-1 1 0,0-1 1,-1-1-1,1 1 0,-1 0 0,0-1 0,-1 0 1,0 0-1,3-11 0,2-38 54,5-22 36,-8 62-103,4-3-68,-6 20 78,-1 0 0,0-1 0,1 1 0,-1 0 0,0 0 0,1-1 0,-1 1-1,0 0 1,0 0 0,0 1 0,0-1 0,0 0 0,0 0 0,0 0 0,0 1 0,-1-1 0,2 2 0,77 126 3,-46-69-7,-29-49-23,-4-9 21,1 1 0,-1-1-1,1 0 1,0 0 0,-1 0 0,1 0 0,0 0 0,0 0 0,0 0-1,0 0 1,0-1 0,1 1 0,-1 0 0,1-1 0,-1 1-1,1-1 1,-1 1 0,4 1 0,-5-45 70,0 32-99,-1-2 78,0 1-1,1-1 1,1 1-1,0-1 1,1 1 0,0-1-1,0 1 1,1 0-1,1 0 1,0 0 0,5-11-1,-8 21-42,0-1 0,0 1 0,-1-1 0,1 1 0,0 0 0,0-1 0,0 1 0,1 0 0,-1 0 0,0 0 0,0 0 0,1 0 0,-1 0 0,0 0 0,1 0 0,-1 0 0,1 0 0,-1 1 0,1-1-1,0 1 1,-1-1 0,1 1 0,0 0 0,-1 0 0,3-1 0,-1 3 0,-1-1-1,1 1 1,0 0-1,-1 0 1,0 0 0,1 0-1,-1 0 1,0 1-1,0-1 1,0 1-1,0-1 1,-1 1-1,1 0 1,1 3-1,2 5-29,0 0 0,0 1 0,4 17-1,-6-17-111,1-1-1,0 1 0,9 15 0,-2-4-448,-7-17 236,-3-22 336,-1 3 125,1-1-34,2 0 0,0 0-1,0-1 1,9-22 0,-1 6 119,9-4-79,-10 19-59,-10 16-50,0 0 0,0-1 0,0 1 0,0 0 0,1-1 0,-1 1 0,0 0 0,0 0 0,0-1 0,1 1 0,-1 0-1,0-1 1,0 1 0,0 0 0,1 0 0,-1 0 0,0-1 0,1 1 0,-1 0 0,0 0 0,1 0 0,-1 0 0,0-1 0,0 1 0,1 0-1,-1 0 1,0 0 0,1 0 0,-1 0 0,1 0 0,-1 0 0,0 0 0,1 0 0,-1 0 0,0 0 0,1 0 0,-1 0 0,0 0-1,1 0 1,-1 1 0,0-1 0,1 0 0,-1 0 0,0 0 0,12 19-1,1 29 29,-13-47-24,3 12 47,0 1 1,1-1 0,1 0 0,0-1 0,0 1-1,15 22 1,-17-31-9,0 0-1,0-1 1,0 1-1,0-1 0,0 0 1,1 0-1,-1 0 1,1 0-1,0-1 1,0 0-1,0 1 0,0-1 1,0-1-1,0 1 1,0-1-1,1 1 1,-1-1-1,1-1 1,-1 1-1,1 0 0,-1-1 1,1 0-1,-1 0 1,9-2-1,-2 1-40,1-1 0,0 0 0,-1-1 1,1-1-1,-1 0 0,0 0 0,0-1 0,-1 0 0,0-1 0,1 0 0,-2-1 0,1 0 1,-1 0-1,0-1 0,-1-1 0,0 1 0,0-1 0,-1-1 0,0 1 0,0-1 0,-1 0 0,0-1 1,-1 1-1,-1-1 0,1 0 0,-2-1 0,0 1 0,0-1 0,-1 1 0,0-1 0,0-15 0,-2 26 9,1 0 0,-1 0-1,0 0 1,0 0 0,0 0-1,0 0 1,0 0-1,0 0 1,0 0 0,0 0-1,-1 0 1,1 0 0,0 0-1,-1 0 1,1 0 0,0 0-1,-1 0 1,1 0-1,-1 0 1,0 0 0,1 1-1,-1-1 1,0 0 0,1 0-1,-1 1 1,0-1-1,0 0 1,1 1 0,-1-1-1,-1 0 1,0 1-5,0 0 0,0 1 1,1-1-1,-1 0 0,0 1 0,1-1 1,-1 1-1,0-1 0,1 1 0,-1 0 1,0 0-1,1 0 0,-1 0 0,1 0 1,-2 2-1,-8 6 43,1 0 0,0 1 0,-11 14 0,18-20 5,0 0 0,1 0 0,-1 0 0,1 0 0,-1 0 0,1 0 0,0 1 0,1-1 0,-1 1 0,1-1 0,0 1 0,0 0 0,0-1 0,1 1 0,-1 0 0,1 0 0,1-1 0,-1 1 0,0 0 0,1 0 0,0-1 0,0 1 0,1 0 0,2 5 0,1-1-143,0 0 1,1-1-1,0 1 0,1-1 0,0-1 1,0 1-1,1-1 0,-1-1 0,2 1 1,13 7-1,26 18-3626,-32-22 1684</inkml:trace>
  <inkml:trace contextRef="#ctx0" brushRef="#br0" timeOffset="13352.42">2759 2379 56,'4'-15'937,"5"14"-325,15 23-49,-4 8-436,30 58 1,-14-21-68,-24-44-45,-1 1-1,12 37 1,-14-37-252,0 0 0,19 34-1,-27-57 186,-1 1 0,1 0 0,0-1 0,0 0 0,0 1-1,0-1 1,0 0 0,0 1 0,0-1 0,0 0 0,1 0-1,-1 0 1,0 0 0,1 0 0,-1 0 0,1 0-1,-1 0 1,3 0 0,-2-1 41,-1-1-1,1 1 1,-1-1-1,0 0 1,0 1-1,1-1 1,-1 0 0,0 0-1,0 0 1,0 0-1,0 0 1,0 0-1,0 0 1,0 0-1,0-1 1,0 1 0,0 0-1,-1 0 1,1-1-1,-1 1 1,1-1-1,-1 1 1,1-2-1,9-23 347,-2-1 0,-1 1-1,5-35 1,-1 5 501,8-57 691,-14 68-333,18-63 0,-14 91-2403,-4 38-2071,-3-10 2683,-1 4-576</inkml:trace>
  <inkml:trace contextRef="#ctx0" brushRef="#br0" timeOffset="14386.34">3297 2566 152,'-1'-2'76,"1"0"1,-1 0-1,0 0 0,-1 0 1,1 1-1,0-1 0,0 0 1,-1 1-1,1-1 1,-1 0-1,1 1 0,-1 0 1,0-1-1,1 1 0,-1 0 1,0 0-1,0 0 0,0 0 1,0 0-1,0 1 0,0-1 1,0 1-1,0-1 1,0 1-1,0 0 0,-1-1 1,1 1-1,0 0 0,0 1 1,0-1-1,0 0 0,0 0 1,0 1-1,-1 0 0,1-1 1,0 1-1,-2 1 0,0 1-63,0-1-1,0 2 0,1-1 0,-1 0 0,1 1 1,0-1-1,0 1 0,0 0 0,0 0 0,0 0 0,1 0 1,0 1-1,0-1 0,0 1 0,-2 8 0,2-4-17,1-1-1,0 1 1,0 0 0,1-1-1,0 1 1,1 0-1,0-1 1,0 1-1,0-1 1,5 13 0,-5-19-20,0 0 1,-1 0 0,1 0 0,0 0 0,0 0 0,1 0 0,-1-1 0,0 1 0,0 0 0,1-1 0,-1 1 0,1-1 0,0 1 0,-1-1 0,1 0 0,0 0 0,0 0 0,3 2 0,-3-3-13,1 0-1,-1 1 0,1-1 0,0 0 1,-1-1-1,1 1 0,-1 0 0,1-1 1,-1 1-1,1-1 0,-1 0 0,0 0 1,1 0-1,-1 0 0,0 0 0,1 0 1,-1-1-1,0 1 0,3-4 1,0 1 14,0 0 0,-1 0 0,1-1 1,-1 1-1,0-1 0,0 0 0,-1-1 1,1 1-1,-1 0 0,-1-1 0,1 0 1,-1 1-1,0-1 0,0 0 0,1-7 1,0-6 147,-1-1 0,-1 1 0,-2-28 0,1 13 387,-8 11 259,8 22-762,0 1 1,0-1-1,-1 1 0,1 0 1,0-1-1,0 1 1,0 0-1,0-1 1,-1 1-1,1 0 1,0-1-1,0 1 1,-1 0-1,1-1 0,0 1 1,-1 0-1,1-1 1,0 1-1,-1 0 1,1 0-1,0 0 1,-1-1-1,1 1 0,0 0 1,-1 0-1,1 0 1,-1 0-1,1 0 1,-1 0-1,1 0 1,0 0-1,-1 0 1,1 0-1,-1 0 0,1 0 1,0 0-1,-1 0 1,1 0-1,-1 0 1,1 0-1,0 0 1,-1 1-1,-3 3-7,1 0 0,0 0-1,0 1 1,0-1 0,1 1 0,-1-1-1,1 1 1,0 0 0,0 0 0,1 0-1,0 0 1,0 0 0,0 0 0,0 1 0,1-1-1,0 0 1,0 0 0,0 0 0,1 1-1,0-1 1,0 0 0,0 0 0,0 0-1,1 0 1,2 5 0,1-1 25,0 3-66,1 0 0,0-1-1,1 1 1,1-2-1,-1 1 1,2-1-1,13 13 1,-21-22 26,0 0-1,0 0 1,0 0 0,0 0-1,0-1 1,0 1-1,0 0 1,0-1 0,0 1-1,0-1 1,1 0 0,-1 1-1,0-1 1,0 0 0,1 1-1,-1-1 1,0 0 0,0 0-1,1 0 1,-1 0-1,0-1 1,1 1 0,-1 0-1,0 0 1,0-1 0,0 1-1,1-1 1,0 0 0,1-1 15,0 0 1,-1 0 0,1 0 0,-1-1 0,0 1-1,1-1 1,-1 1 0,0-1 0,-1 0-1,3-5 1,3-7 60,0 0 0,-2-1 0,5-19 0,-1 9-51,-7 19-13,1 1 1,-1 0 0,-1-1-1,1 1 1,0-14 0,1 0 85,-2 17-29,0 14-85,1 4 31,0 1 0,1-1 0,1 0 1,0 0-1,1 0 0,1-1 1,0 0-1,1 0 0,0 0 0,1-1 1,10 13-1,2 6-23,-20-31 20,1 0 0,-1-1 1,1 1-1,-1 0 1,1-1-1,0 1 0,-1-1 1,1 1-1,-1-1 1,1 0-1,0 1 0,0-1 1,-1 0-1,1 1 1,0-1-1,0 0 0,-1 0 1,1 1-1,0-1 1,0 0-1,0 0 0,-1 0 1,1 0-1,0 0 1,0 0-1,0 0 0,-1-1 1,1 1-1,0 0 1,0 0-1,-1-1 0,1 1 1,0 0-1,-1-1 1,1 1-1,0-1 0,-1 1 1,1-1-1,0 1 0,0-2 1,22-21-153,-17 14 107,-2-1 1,1 0 0,-1 0-1,-1-1 1,1 1 0,-2-1-1,0 0 1,0 0 0,-1 0-1,0 0 1,-1 0 0,-2-19-1,2 10 56,-10-40 876,4 67-637,1 13-176,4-9 72,1 1 0,0-1 0,1 0 0,0 0 0,1 0 0,0-1 0,1 1 0,0 0 0,7 16 0,1-6-153,10 15 32,-2-15-599,-11-12-3079</inkml:trace>
  <inkml:trace contextRef="#ctx0" brushRef="#br0" timeOffset="14561.3">3725 2353 996,'0'0'648,"0"-3"44,0 0-624,0 6-68,5 3-20,-5-3-12,6 6-68,-1 0-96,0 0-112,1 3-116,4 0-128,-4 0-112</inkml:trace>
  <inkml:trace contextRef="#ctx0" brushRef="#br0" timeOffset="15036.99">4006 2581 232,'-2'-4'237,"0"0"0,-1 1 0,1-1 0,-1 1-1,0-1 1,1 1 0,-2 0 0,1 0 0,0 1 0,0-1 0,-1 0 0,0 1-1,1 0 1,-1 0 0,0 0 0,-5-1 0,6 2-190,0 1 0,-1 0 0,1 0 0,0 0 0,-1 0 0,1 1-1,-1-1 1,1 1 0,0 0 0,0-1 0,-1 2 0,1-1 0,0 0 0,0 1 0,0-1 0,0 1 0,1 0-1,-1 0 1,0 0 0,1 0 0,-4 4 0,2-2-10,0-1-1,0 1 0,0 0 1,1 0-1,-1 1 0,1-1 1,0 0-1,0 1 1,1 0-1,-1 0 0,1 0 1,0 0-1,1 0 1,-1 0-1,1 0 0,0 1 1,0-1-1,1 0 0,-1 1 1,2 9-1,-1-14-40,-1 0 0,1 0 0,0 0 0,0 1 0,0-1 0,0 0-1,1 0 1,-1 0 0,0 0 0,0 0 0,1 0 0,-1 0 0,0 0 0,1 0-1,0 0 1,-1 0 0,1 0 0,-1 0 0,1 0 0,0 0 0,0 0 0,-1-1 0,1 1-1,0 0 1,0 0 0,0-1 0,0 1 0,1 0 0,0-1-14,0 1 0,0-1 1,0 0-1,1 0 0,-1 0 0,0 0 1,0 0-1,0-1 0,0 1 0,0-1 1,0 1-1,0-1 0,0 0 1,2-1-1,2-1-24,0 0 0,0-1 1,0 1-1,-1-1 0,1 0 0,-1-1 1,0 1-1,-1-1 0,6-7 0,11-19-75,-16 24 114,0 1 0,-1-1-1,1 0 1,-1 0 0,-1 0 0,1 0 0,-1-1 0,-1 1 0,1-1-1,-1 0 1,1-14 0,-1 7 211,-1 6 802,-8 21-636,4-4-345,1-1 0,0 1 0,0 0 0,1 0 0,0 0 0,0 1 0,1-1 0,0 0 0,2 16 0,-1-18-89,0 0 0,0 0-1,1 0 1,-1 0 0,1 0 0,0-1 0,1 1 0,0 0-1,0-1 1,0 0 0,0 0 0,1 0 0,0 0 0,4 4 0,-7-8-34,-1 0 1,1-1-1,-1 1 1,1-1-1,-1 1 1,1-1-1,-1 1 1,1-1 0,0 1-1,-1-1 1,1 0-1,0 1 1,0-1-1,-1 0 1,1 0-1,0 1 1,0-1 0,-1 0-1,1 0 1,0 0-1,0 0 1,-1 0-1,1 0 1,0 0-1,0 0 1,-1 0 0,1 0-1,0-1 1,0 1-1,-1 0 1,1 0-1,0-1 1,-1 1 0,1-1-1,0 1 1,-1 0-1,1-1 1,0 1-1,-1-1 1,1 0-1,-1 1 1,1-1 0,-1 1-1,1-1 1,-1 0-1,0 1 1,1-1-1,-1 0 1,0 1-1,1-1 1,-1 0 0,0-1-1,5-6-638</inkml:trace>
  <inkml:trace contextRef="#ctx0" brushRef="#br0" timeOffset="15547.01">4147 2158 228,'1'-14'2022,"1"25"-888,-1 27-255,-5-9-727,1 0 0,2 0 0,1 1 0,1-1 0,1 0 0,8 35 0,-8-48-132,14 53-22,-12-55 34,0 0 0,-1 1-1,1 21 1,-6-44 0,1 7-21,1 1 0,0 0 1,0-1-1,0 1 0,-1 0 0,1-1 1,0 1-1,0 0 0,0-1 0,0 1 0,0-1 1,0 1-1,0 0 0,0-1 0,0 1 0,0 0 1,0-1-1,0 1 0,0-1 0,0 1 1,0 0-1,0-1 0,0 1 0,0 0 0,1-1 1,-1 1-1,0-1 0,0 1 0,0 0 0,1 0 1,-1-1-1,0 1 0,0 0 0,1-1 1,1-1-14,0 0 1,0 1-1,0-1 1,0 1 0,0-1-1,0 1 1,0 0 0,0-1-1,0 1 1,1 1 0,-1-1-1,0 0 1,1 0 0,-1 1-1,1-1 1,-1 1 0,1 0-1,-1 0 1,1 0 0,-1 0-1,1 0 1,-1 1 0,1-1-1,-1 1 1,0-1 0,5 3-1,-4-2-1,1 1 0,0 0 0,-1-1 0,0 2 0,0-1 0,1 0 0,-1 1 0,-1-1 0,1 1 0,0 0 0,-1 0 0,1 0 0,-1 0 0,0 1 0,0-1 0,0 1 0,2 4 0,-3-2-17,0-1 0,-1 0 0,1 1 0,-1-1 0,0 1 0,0-1 0,-1 1 0,0-1 0,0 0 0,0 0 0,-1 1 0,1-1 0,-4 6 0,0 3-5,-2-1-1,0 0 0,-12 19 0,17-29-23,0-1 0,1 0 1,-1 0-1,0 0 0,0 0 0,0 0 0,0-1 0,-1 1 0,1-1 1,0 1-1,-1-1 0,-4 2 0,6-3-63,0 1-1,0-1 1,0 0 0,-1 0 0,1 0-1,0 0 1,0 0 0,-1 0 0,1 0-1,0 0 1,0 0 0,0-1 0,-1 1-1,1 0 1,0-1 0,0 1 0,0-1 0,0 1-1,0-1 1,0 0 0,0 0 0,0 1-1,0-1 1,0 0 0,0 0 0,0 0-1,0 0 1,0-2 0,-5-5-629</inkml:trace>
  <inkml:trace contextRef="#ctx0" brushRef="#br0" timeOffset="16233.38">4364 2044 644,'0'0'1591,"0"30"443,-1-4-1051,-2-1 1,-9 40-1,7-40-169,0 1 0,-1 40 1,-3 144 1343,2-62-1983,7-134-176,0-13 0,0-1 1,1 0 0,-1 1 0,0-1-1,0 0 1,0 1 0,0-1-1,1 0 1,-1 1 0,0-1 0,0 0-1,1 1 1,-1-1 0,0 0 0,0 0-1,1 0 1,-1 1 0,0-1-1,1 0 1,-1 0 0,0 0 0,1 0-1,-1 1 1,0-1 0,1 0-1,-1 0 1,0 0 0,1 0 0,-1 0-1,1 0 1,-1 0 0,0 0-1,1 0 1,-1 0 0,0 0 0,1 0-1,-1-1 1,0 1 0,1 0-1,-1 0 1,0 0 0,1 0 0,-1-1-1,1 1 1,20-8-17,-17 6 15,11-5-81,0 0 0,0-1-1,-1 0 1,0-2 0,0 1-1,-1-2 1,0 0 0,-1 0-1,0-1 1,-1-1 0,16-21-1,-26 31 33,1 0-1,-1 0 0,0 0 0,1 0 1,-1 0-1,-1 0 0,1 0 1,0 0-1,-1 0 0,1-6 0,-1 8 30,0 0 0,-1 0-1,1 0 1,0-1 0,0 1-1,-1 0 1,1 0-1,0 0 1,-1-1 0,1 1-1,-1 0 1,1 0 0,-1 0-1,0 0 1,0 0-1,1 0 1,-1 0 0,0 0-1,0 1 1,0-1 0,0 0-1,0 0 1,0 1-1,0-1 1,0 1 0,0-1-1,0 1 1,0-1 0,-2 0-1,0 1 17,0 0-1,0 0 1,0 0-1,0 0 1,0 0-1,0 1 1,0-1-1,0 1 1,0 0 0,0 0-1,0 0 1,0 0-1,0 1 1,1-1-1,-1 1 1,1-1-1,-1 1 1,1 0-1,-1 0 1,1 0-1,0 1 1,0-1-1,0 0 1,0 1 0,-1 2-1,-1 0 35,1 0-1,-1 0 1,1 1-1,0-1 1,0 1-1,1 0 1,0 0 0,0 0-1,0 0 1,1 0-1,-1 9 1,1-11-29,1 1 0,0-1 0,1 0 0,-1 0 1,1 0-1,0 0 0,0-1 0,0 1 0,0 0 0,1 0 0,-1 0 1,1-1-1,0 1 0,0-1 0,0 1 0,1-1 0,-1 0 0,1 0 1,0 0-1,0 0 0,3 2 0,3 0-62,0 0 0,0-1 0,0 0 0,0-1 1,0 0-1,1 0 0,18 2 0,50 16-59,-72-19 122,-1 0 0,0 0 1,0 0-1,0 1 0,0 0 1,0 0-1,-1 0 0,1 1 1,-1-1-1,0 1 0,0 0 1,5 6-1,-8-7-6,3 1 12,-1 1 0,-1 0 0,1 0 0,-1 0 0,0 0-1,0 1 1,0-1 0,0 6 0,-2-8 3,0-1 0,0 1 0,0-1 0,-1 1 0,1-1 1,-1 1-1,0-1 0,0 0 0,0 1 0,0-1 0,0 0 0,-1 0 0,1 0 0,0 0 0,-1 0 0,0 0 0,1 0 0,-1 0 1,0 0-1,0-1 0,0 1 0,-3 1 0,-7 4-681,0 0 1,-1-1 0,1 0-1,-1-1 1,0-1 0,0 0-1,-1 0 1,-15 1-1,27-5 531,-19 6-1544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49:09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1 176,'-4'-1'1019,"7"12"-921,-1 0-1,0 0 0,0 0 0,-2 0 1,1 16-1,-7 132 497,4-105-393,0-39-162,1 1 1,1-1 0,0 1 0,5 27-1,0-5 0,-5-32-31,1 1 1,-1-1 0,2 1-1,-1-1 1,1 0-1,0 0 1,0 1-1,4 6 1,-6-12-10,0 0 1,1 0-1,-1 0 1,0 0-1,0 0 1,0 0-1,0 0 1,0 0-1,0 0 1,-1 0-1,1 0 1,0 0-1,0 0 1,-1 0-1,1 0 1,0 0-1,-2 1 1,0 3-2135</inkml:trace>
  <inkml:trace contextRef="#ctx0" brushRef="#br0" timeOffset="525.02">61 750 124,'0'0'925,"11"-3"1297,3 3-1908,-1 1-1,0 0 1,0 1 0,1 1 0,-1 0-1,19 7 1,-29-5-279,-13-2 37,-20-1-5,29-2-107,1 2-416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6:13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1447 1643 120,'0'-6'1795,"48"-28"-928,-6 8 35,72-33-1,-61 33-478,110-49 1060,222-69-1,-357 134-1345,-43 13-1224,-45 16-4379,49-15 4285</inkml:trace>
  <inkml:trace contextRef="#ctx0" brushRef="#br0" timeOffset="2647.54">792 2933 196,'0'0'1253,"54"-31"660,61-13-1144,27-11 761,246-64 814,-338 105-2321,-28 9-8,1-2 0,-1-1 0,32-15-1,-54 23-16,1 0-1,-1 0 1,0 0-1,0 0 0,0 0 1,0 0-1,1 0 1,-1 0-1,0-1 0,0 1 1,0 0-1,0 0 1,0 0-1,1 0 0,-1 0 1,0-1-1,0 1 1,0 0-1,0 0 0,0 0 1,0 0-1,0-1 1,0 1-1,0 0 0,0 0 1,0 0-1,0 0 1,0-1-1,0 1 0,0 0 1,0 0-1,0 0 1,0-1-1,0 1 0,0 0 1,0 0-1,0 0 1,0 0-1,0-1 1,0 1-1,0 0 0,-1 0 1,1 0-1,0 0 1,0-1-1,0 1 0,0 0 1,0 0-1,0 0 1,-1 0-1,1 0 0,0 0 1,0 0-1,0-1 1,0 1-1,-1 0 0,-6-3-1664,-1 2-3304</inkml:trace>
  <inkml:trace contextRef="#ctx0" brushRef="#br0" timeOffset="-123586.31">2094 1569 216,'0'0'29,"0"0"0,0 0 0,0 0 0,-1 0-1,1 0 1,0 0 0,0 0 0,0 0 0,0 0 0,0 0 0,-1 0 0,1 0 0,0 0 0,0 0-1,0 0 1,0 0 0,0 0 0,0 0 0,-1 0 0,1 0 0,0 0 0,0-1 0,0 1-1,0 0 1,0 0 0,0 0 0,0 0 0,-1 0 0,1 0 0,0 0 0,0 0 0,0-1 0,0 1-1,0 0 1,0 0 0,0 0 0,0 0 0,-9 28 335,-5 42-218,11-14-97,1-41-39,1 1 0,1-1-1,0 1 1,1-1 0,3 22 0,0-22-12,-4-13 0,0 0 0,0 0 0,1 0 1,-1 1-1,1-1 0,-1 0 0,1 0 1,0 0-1,0 0 0,-1 0 0,2 0 1,-1 0-1,0 0 0,0 0 0,1-1 1,-1 1-1,1 0 0,-1-1 0,1 1 0,0-1 1,-1 0-1,1 0 0,0 1 0,0-1 1,0 0-1,0 0 0,0-1 0,0 1 1,3 0-1,1 1 7,0-1 0,0 0 0,0-1 1,0 1-1,0-1 0,0-1 0,0 1 0,0-1 1,0 0-1,8-2 0,59-25-82,-57 20 65,0 1 1,1 1 0,21-5 0,-35 11 18,-1 0 0,1-1 0,0 0 0,0 1 0,-1-1 0,1 0 0,-1-1 1,1 1-1,-1 0 0,1-1 0,-1 1 0,0-1 0,0 0 0,0 0 0,0 0 0,3-3 0,-4 3 8,0 0 0,0 1 1,0-1-1,-1 0 0,1 0 0,-1 0 1,0 0-1,1 0 0,-1 0 1,0 0-1,0 0 0,0 0 0,0 0 1,0 0-1,-1 0 0,1 0 0,-1 1 1,1-1-1,-1 0 0,0 0 0,-1-2 1,2 2 13,-1 0 1,0 0 0,0-1 0,0 1 0,0 0 0,0 1 0,0-1 0,-1 0 0,1 0 0,-1 0-1,1 1 1,-1-1 0,0 1 0,-3-3 0,4 4-20,-1 0 0,1 0-1,0 0 1,-1 0 0,1 1 0,-1-1-1,1 0 1,-1 1 0,1-1-1,0 1 1,-1-1 0,1 1 0,0 0-1,0-1 1,-1 1 0,1 0 0,0 0-1,0 0 1,0 0 0,0 0 0,0 0-1,0 0 1,0 1 0,-1 1 0,-1 2 4,0-1 1,1 1 0,0 0-1,0 0 1,0 1 0,0-1 0,1 0-1,-1 1 1,2-1 0,-1 0 0,0 12-1,1-10-4,-1 1-1,0 0 1,-1-1-1,1 1 1,-4 7 0,-1 2 112,0 0 1,2 1-1,0 0 1,1 0-1,-1 30 0,2-25 141,-1 0-1,-9 35 0,6-36-261,1 1 0,1-1 1,-2 45-1,4-58 87,-1 1-3028</inkml:trace>
  <inkml:trace contextRef="#ctx0" brushRef="#br0" timeOffset="-125000.66">1453 3004 136,'11'-13'1252,"-9"12"-1151,0 0 0,-1 0 0,0 0 0,1 0-1,-1 0 1,0 0 0,1-1 0,-1 1 0,0-1 0,0 1 0,0-1 0,0 1-1,0-1 1,-1 1 0,1-1 0,1-3 0,10-9 326,-3 5 64,-9 9-469,0-1 0,0 1 0,0 0 0,0 0 0,0 0 0,0 0 0,0 0 0,0 0 0,0 0-1,0-1 1,0 1 0,0 0 0,0 0 0,0 0 0,0 0 0,0 0 0,0 0 0,0 0 0,0-1 0,0 1 0,0 0 0,0 0 0,0 0 0,0 0 0,0 0 0,0 0 0,0 0 0,0-1 0,0 1 0,-1 0-1,1 0 1,0 0 0,0 0 0,0 0 0,0 0 0,0 0 0,0 0 0,0 0 0,0 0 0,0 0 0,-1-1 0,1 1 0,0 0 0,0 0 0,0 0 0,0 0 0,0 0 0,0 0 0,0 0 0,-1 0-1,1 0 1,0 0 0,0 0 0,0 0 0,0 0 0,0 0 0,0 0 0,-1 0 0,1 0 0,0 1 0,0-1 0,0 0 0,0 0 0,0 0 0,-1 0 185,-25 60 249,14-7-444,2 0 0,2 0-1,0 106 1,8-159-18,1 1 1,-1 0-1,1-1 1,0 1-1,-1-1 1,1 0-1,0 1 1,-1-1-1,1 0 0,0 1 1,0-1-1,-1 0 1,1 0-1,0 1 1,0-1-1,-1 0 1,1 0-1,0 0 0,0 0 1,0 0-1,-1 0 1,1 0-1,0 0 1,0-1-1,0 1 1,-1 0-1,1 0 1,1-1-1,43-9 54,-10 3-96,97 2-5089,-121 5 4333</inkml:trace>
  <inkml:trace contextRef="#ctx0" brushRef="#br0" timeOffset="-124666.73">1677 3044 28,'1'-1'566,"-2"2"-415,-5 35 717,-10 39-115,-27 176 1286,31-184-1680,8-55-355,1 1 0,1 0 0,0 0 1,1 0-1,0 0 0,1 0 0,0 0 1,4 18-1,-4-24-177,3 16 60,-3-23 33,0 0-1,0 1 1,0-1 0,0 0-1,0 1 1,0-1 0,0 0-1,0 1 1,0-1 0,0 0-1,0 1 1,0-1 0,0 0-1,0 1 1,1-1 0,-1 0-1,0 1 1,0-1-1,0 0 1,1 1 0,-1-1-1,0 0 1,0 0 0,1 1-1,-1-1 1,0 0 0,0 0-1,1 0 1,-1 1 0,0-1-1,1 0 1,-1 0 0,0 0-1,1 0 1,-1 0 0,0 0-1,1 0 1,-1 0 0,0 0-1,1 0 1,-1 0-1,0 0 1,1 0 0,3-2-889</inkml:trace>
  <inkml:trace contextRef="#ctx0" brushRef="#br0" timeOffset="36.47">747 2275 84,'0'0'1804,"-10"33"-189,9-29-1480,0 0-1,0 1 1,-1-1 0,1 0-1,-1 0 1,0 0 0,-3 6-1,-8 19 392,-14 41 569,18-49-997,7-17-89,1 0 0,0 1 0,0 0 0,0-1 0,1 1 1,-1 0-1,2 7 0,-5 27 20,0-12-286,4-27 325,0 1 1,0-1-1,0 0 0,0 1 0,0-1 0,0 0 0,0 1 0,0-1 0,0 0 0,0 1 1,0-1-1,0 0 0,0 1 0,0-1 0,0 0 0,0 1 0,1-1 0,-1 0 1,0 0-1,0 1 0,0-1 0,0 0 0,1 0 0,-1 1 0,0-1 0,0 0 1,0 0-1,1 1 0,-1-1 0,0 0 0,0 0 0,1 0 0,-1 1 0,0-1 1,1 0-1,-1 0 0,0 0 0,1 0 0,-1 0 0,0 0 0,0 0 0,1 0 0,-1 0 1,0 0-1,1 0 0,-1 0 0,0 0 0,1 0 0,8-2 80,0 0-1,-1 0 1,1 1-1,0 0 1,0 1-1,0 0 1,0 0-1,0 1 1,10 2-1,26 1-8,124-4-42,-171-10-326,0 1 1,-1 0-1,0 0 1,0 0-1,-1 0 0,0 1 1,-7-10-1,10 16 236,0 0-1,0 0 0,1 0 1,-1-1-1,1 1 0,-1 0 1,1 0-1,0 0 0,-1 0 1,1 0-1,0-1 0,0 1 1,1 0-1,-1 0 0,0 0 1,1 0-1,0 0 0,0-3 1,2-15 77,13-28 455,-16 48-249,-3 2-271,1 1 1,-1 0 0,0 0-1,1 0 1,0 0 0,0 0-1,0 0 1,0 1 0,0-1-1,1 0 1,0 1 0,-2 5-1,-1 2 22,-12 27 70,2 1 0,2 1 0,1 1-1,2-1 1,2 1 0,1 1 0,1 54-1,-6 55 44,11-149-155,-5-4-1879,0 2-4723</inkml:trace>
  <inkml:trace contextRef="#ctx0" brushRef="#br0" timeOffset="36.47">2056 3973 424,'-6'-6'1404,"1"0"-460,0 3-344,-1 0-264,6 0-160,-5 0-80,5 0-352,0 6-60,5 0-840,-5 3 264,6 0-328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49:05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0 148 1596,'11'-16'2366,"-11"14"-2250,1 1 0,0 0 0,0-1 1,-1 1-1,1 0 0,0-1 1,0 1-1,0 0 0,0 0 0,1 0 1,-1 0-1,0 0 0,0 0 1,1 0-1,-1 0 0,0 0 1,1 1-1,-1-1 0,1 1 0,-1-1 1,1 1-1,-1-1 0,1 1 1,-1 0-1,1 0 0,0 0 0,-1 0 1,3 0-1,50 6-631,3 0-3880,-46-6 3207</inkml:trace>
  <inkml:trace contextRef="#ctx0" brushRef="#br0" timeOffset="190.27">491 106 164,'7'-4'4842,"19"-10"-1357,-4 6 91,11 6-3675,2-1-5868,-26 0 2742,-8 1 1545</inkml:trace>
  <inkml:trace contextRef="#ctx0" brushRef="#br0" timeOffset="399.92">823 66 464,'5'-3'784,"0"0"-184,1 3-128,-6-3-56,5 0 304,0 0-120,1 3-388,-6-3-116,5 0-144,-5 0-556</inkml:trace>
  <inkml:trace contextRef="#ctx0" brushRef="#br0" timeOffset="554.28">1067 61 396,'16'-7'1494,"0"0"-1,1 1 1,0 1 0,22-4-1,6-2 911,-21 3-2625,-12 3-6356,-16 3 4243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0:32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1 964 68,'26'-16'1293,"-15"9"-468,0 0-1,1 1 1,0 1-1,-1 0 1,2 0-1,-1 1 1,24-4-1,46-4 1623,197-28 1533,139-28-3795,-395 64-595,-3 1-2225,-10 1-4984</inkml:trace>
  <inkml:trace contextRef="#ctx0" brushRef="#br0" timeOffset="855.45">413 1184 40,'236'-53'3255,"-94"25"-1695,-89 13-1142,-52 15-266,-30 2 745,-239 55-1057,192-38 171,54-14-9,-1 2 0,2 0 0,-41 19 0,62-26-2,0 0 1,-1 0 0,1 1 0,0-1-1,0 0 1,0 0 0,-1 0 0,1 0-1,0 1 1,0-1 0,0 0 0,-1 0 0,1 0-1,0 1 1,0-1 0,0 0 0,0 0-1,0 1 1,-1-1 0,1 0 0,0 0-1,0 1 1,0-1 0,0 0 0,0 1 0,0-1-1,0 0 1,0 0 0,0 1 0,0-1-1,0 0 1,0 0 0,0 1 0,0-1-1,0 0 1,1 1 0,-1-1 0,0 0 0,0 0-1,0 1 1,0-1 0,0 0 0,1 0-1,-1 0 1,0 1 0,0-1 0,0 0-1,1 0 1,-1 1 0,21 12 66,29 7 19,-3-7-70,90 14 0,-87-19 84,89 25-1,-125-27 26,0 0 0,0 1 0,-1 0-1,0 1 1,0 1 0,-1 0 0,0 0 0,-1 2-1,0-1 1,10 14 0,-19-22-117,0 0 1,0 1-1,-1-1 1,1 1-1,-1 0 0,1 0 1,-1-1-1,0 1 1,0 0-1,0 0 0,0 0 1,-1 0-1,1 0 0,-1 1 1,0-1-1,0 0 1,0 0-1,0 0 0,0 0 1,-1 0-1,1 0 1,-1 0-1,0 0 0,0 0 1,0 0-1,0 0 1,-1 0-1,1-1 0,-1 1 1,1 0-1,-1-1 0,-3 4 1,0 0-1,0 0 1,-1-1-1,0 1 0,0-1 1,0 0-1,-1 0 1,1-1-1,-1 0 0,0 0 1,0-1-1,-14 5 0,-27 5 334,-1-2-1,-70 6 1,96-15 212,-1-1 1,0-1 0,0-2 0,1 0 0,-1-1-1,1-1 1,-27-9 0,43 11-510,0 0 0,0-1 0,1 0 0,0 0 0,-1 0 0,1-1 0,0 0 0,1 0 0,-1-1 1,1 1-1,-7-9 0,11 12-280,1 1 1,0-1 0,0 0 0,0 0-1,0 1 1,0-1 0,0 0-1,0 0 1,0 1 0,0-1 0,0 0-1,0 0 1,1 1 0,-1-1-1,0 0 1,0 1 0,1-1 0,-1 0-1,1 1 1,-1-1 0,0 0-1,1 1 1,-1-1 0,1 1 0,-1-1-1,1 1 1,0-1 0,-1 1-1,1-1 1,-1 1 0,1 0 0,0-1-1,-1 1 1,1 0 0,0 0-1,0-1 1,-1 1 0,1 0 0,0 0-1,0 0 1,-1 0 0,1 0-1,0 0 1,-1 0 0,1 0 0,0 0-1,1 1 1,8-1-2341</inkml:trace>
  <inkml:trace contextRef="#ctx0" brushRef="#br0" timeOffset="24579.06">327 121 28,'0'0'13,"0"0"0,0-1 0,0 1 0,0 0 0,0 0 0,0 0-1,0 0 1,0-1 0,0 1 0,0 0 0,0 0 0,0 0 0,0 0 0,0 0 0,0-1 0,-1 1 0,1 0 0,0 0-1,0 0 1,0 0 0,0 0 0,0 0 0,0-1 0,-1 1 0,1 0 0,0 0 0,0 0 0,0 0 0,0 0 0,-1 0-1,1 0 1,0 0 0,0 0 0,0 0 0,0 0 0,-1 0 0,1 0 0,0 0 0,0 0 0,0 0 0,-1 0 0,1 0-1,0 0 1,0 0 0,0 0 0,0 0 0,-1 0 0,1 1 0,0-1 0,0 0 0,0 0 0,0 0 0,0 0 0,0 0-1,-1 0 1,1 0 0,0 1 0,0-1 0,0 0 0,-14 10 67,1 0 47,-1-1 0,0 0-1,-20 8 1,24-13-14,1 0 0,-1 1 0,1 0 0,0 1 0,1 0 0,-1 0 0,1 1 0,0 0 0,1 0 1,-12 15-1,2 1 61,14-18-134,-1-1 0,1 1 0,0 0 0,0 0 0,0 0 0,1 0 0,-4 10 0,4-7 54,1 0 0,-1 0 1,1-1-1,1 1 1,-1 0-1,1 0 0,1 0 1,0 0-1,0 0 1,0-1-1,1 1 0,5 14 1,-3-13-4,1 1 1,0-2 0,1 1 0,0-1-1,0 1 1,1-2 0,0 1-1,0-1 1,16 12 0,-10-8-86,1-2 1,1 1-1,-1-2 0,1 0 1,1-1-1,0-1 0,0 0 1,0-1-1,0 0 0,1-2 1,20 3-1,-26-5 20,1-1 0,-1 0 1,0-1-1,1 0 0,-1 0 0,0-1 0,0-1 1,0 0-1,0 0 0,0-1 0,-1-1 1,1 0-1,-1 0 0,0-1 0,-1 0 0,1 0 1,12-13-1,-4 2 221,0-1 0,-2-1 0,0-1 1,-1 0-1,-1 0 0,21-44 0,-29 52-60,-1 0-1,-1 0 1,0-1-1,-1 1 1,0-1 0,-1 0-1,0 0 1,-1 0-1,0 0 1,-2 0-1,1 0 1,-1 0-1,-1 0 1,-1 1-1,-4-17 1,3 21-157,0-1 1,-1 0-1,0 1 0,0 0 0,-1 0 1,0 0-1,0 1 0,-1 0 0,0 0 1,0 1-1,-1 0 0,0 0 0,0 1 1,0 0-1,0 0 0,-1 1 1,-13-5-1,9 3-122,-1 1 0,0 1 0,0 0 0,0 1 1,-1 1-1,1 0 0,-1 1 0,1 0 0,-1 1 0,1 1 0,-17 2 1,18 2-633,-1-1 1,1 2 0,0-1 0,0 2-1,1 0 1,-1 0 0,-13 12 0,-1 2-1317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6:59:17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2037 1535 344,'91'36'269,"-80"-33"-830</inkml:trace>
  <inkml:trace contextRef="#ctx0" brushRef="#br0" timeOffset="2383.04">3404 1505 304,'-5'-3'624,"5"0"-476,-5 3-44,5-3 112,5 3-248,0-3-220,1 3-20,-1 0-148</inkml:trace>
  <inkml:trace contextRef="#ctx0" brushRef="#br0" timeOffset="4425.58">4728 1569 1712,'0'-6'2252,"-6"3"-475,6 0-413,-5 0-360,5 0 472,0 0-1152,0 6-476,-5-3-332,10 0-464</inkml:trace>
  <inkml:trace contextRef="#ctx0" brushRef="#br0" timeOffset="178240.64">51 1674 64,'11'3'4046,"-4"69"-1472,-1-45-2501,1-1 0,1 1 0,1-1 0,18 33 0,-11-11-63,-16-48 40,-26-30 447,10 13-483,2 0 0,-25-36 1,22 28 0,14 21-10,1 0 0,0 0 1,0 0-1,0-1 0,0 1 0,1-1 1,0 1-1,0-1 0,0 0 0,0 0 0,1 1 1,0-1-1,0 0 0,0 0 0,1 1 1,0-6-1,4-11-1,0 1 0,12-30 0,5-19-70,-20 62 60,0 0-1,1-1 0,0 1 0,1 0 0,4-7 0,5-11 2,-12 24 7,0-1 0,0 1-1,1 0 1,-1 0-1,0 0 1,0 0-1,1 0 1,-1 0 0,1 0-1,-1 1 1,1-1-1,-1 0 1,1 1 0,-1-1-1,1 1 1,0 0-1,-1-1 1,1 1-1,0 0 1,-1 0 0,4 0-1,37 6 7,-32-1 39,0 1 0,-1 1 0,0 0 0,0 0-1,0 0 1,-1 1 0,0 0 0,0 1 0,-1 0 0,0 0 0,-1 1-1,0 0 1,0 0 0,-1 0 0,0 1 0,4 15 0,-1 21 1095,-3 0 0,-1 69-1,2-77-840,-1 0-4053,-17-30-3502,8-9 6153</inkml:trace>
  <inkml:trace contextRef="#ctx0" brushRef="#br0" timeOffset="178525.87">1 1759 180,'0'0'179,"64"-21"2380,107-5-362,0 0-5630,-161 24 2475</inkml:trace>
  <inkml:trace contextRef="#ctx0" brushRef="#br0" timeOffset="179321.64">438 1608 392,'0'0'1240,"16"39"534,26 97 406,6 13-989,-24-90-1122,21 80 0,-42-126-124,0 1 1,-1 0-1,1 22 0,-7-29-835,-5-14 501,-5-16 237,-14-45 99,21 54 59,1 1 1,1-1-1,-8-27 0,11 28-1,-3-4 4,1 1 0,2-1 0,-1-1 0,2 1 1,0 0-1,1 0 0,1-1 0,1 1 1,3-18-1,6-9-18,-9 34 9,0-1 1,1 1-1,0 0 1,0 0-1,1 0 1,1 0-1,5-9 0,-10 18-1,1 0-1,-1 0 1,1 0-1,0 0 0,-1 0 1,1 0-1,0 0 1,0 0-1,0 0 0,-1 0 1,1 0-1,0 0 0,0 1 1,0-1-1,1 0 1,-1 1-1,0-1 0,0 1 1,0-1-1,0 1 0,0 0 1,1-1-1,-1 1 1,3 0-1,-3 1 3,1 0 0,0 0 1,0 1-1,-1-1 0,1 1 1,0-1-1,-1 1 0,0 0 0,1-1 1,-1 1-1,2 4 0,4 4 15,50 51-44,-55-60 8,-1 1 1,1 0-1,-1-1 0,0 1 0,0 0 0,1 0 1,-1 0-1,0 0 0,-1 0 0,1 0 1,0 0-1,-1 0 0,1 0 0,-1 0 1,1 0-1,-1 0 0,0 1 0,0-1 0,0 0 1,0 0-1,0 0 0,-1 0 0,1 0 1,-1 0-1,1 1 0,-1-1 0,0 0 0,0 0 1,0 0-1,0-1 0,0 1 0,0 0 1,-1 0-1,1-1 0,0 1 0,-1 0 0,1-1 1,-1 1-1,0-1 0,1 0 0,-1 0 1,0 0-1,0 0 0,0 0 0,0 0 0,0 0 1,0 0-1,0-1 0,0 1 0,0-1 1,-1 0-1,1 1 0,0-1 0,0 0 0,0 0 1,0 0-1,0-1 0,-3 1 0,-8-3-91,-25-6 51,36 9 61,1 0 0,0-1 0,0 1 0,0-1 0,0 1 0,0-1 0,0 0-1,0 1 1,0-1 0,1 0 0,-1 0 0,0 0 0,0 0 0,1 0 0,-1 0-1,0 0 1,1 0 0,-1 0 0,1 0 0,-1 0 0,1 0 0,0 0 0,-1 0-1,1 0 1,0 0 0,0-3 0,2-1-7,0 0 1,1 0-1,0 0 1,0 1-1,0-1 1,0 1-1,1-1 1,0 1-1,0 0 1,0 1-1,6-6 0,9-8-34,-17 14-201,0 0-1,1 1 1,-1-1-1,1 1 0,0 0 1,0 0-1,0 0 1,0 0-1,0 0 0,7-2 1</inkml:trace>
  <inkml:trace contextRef="#ctx0" brushRef="#br0" timeOffset="180320.48">737 1771 264,'0'4'333,"0"-7"34,0-1 82,3-5 274,10-57-547,-12 62-189,-1 1 1,1-1-1,0 1 1,0-1-1,0 1 1,1 0 0,-1 0-1,1-1 1,-1 1-1,1 0 1,0 0 0,1 0-1,-1 1 1,0-1-1,1 0 1,-1 1 0,1 0-1,0-1 1,0 1-1,3-2 1,-5 4 15,-1 1 1,0-1-1,1 0 1,-1 0-1,1 0 1,-1 0-1,0 0 1,1 0-1,-1 0 0,0 1 1,1-1-1,-1 0 1,0 0-1,1 1 1,-1-1-1,0 0 1,1 0-1,-1 1 1,0-1-1,0 0 1,1 1-1,-1-1 0,0 0 1,0 1-1,0-1 1,1 0-1,-1 1 1,0-1-1,0 1 1,0-1-1,0 0 1,0 1-1,0-1 0,0 1 1,0-1-1,0 0 1,0 1-1,6 30 141,1 0-30,20 29 98,-12-33 52,-11-17-156,1-1 0,0 0 1,1 0-1,7 8 1,-12-16-108,0 0 1,-1 0-1,1 1 1,0-1 0,0 0-1,0-1 1,0 1-1,0 0 1,1 0-1,-1 0 1,0-1 0,0 1-1,0 0 1,1-1-1,-1 1 1,0-1-1,1 1 1,-1-1 0,0 0-1,1 0 1,-1 0-1,1 0 1,-1 0 0,0 0-1,1 0 1,-1 0-1,1 0 1,-1 0-1,0-1 1,1 1 0,-1-1-1,0 1 1,1-1-1,-1 1 1,0-1-1,0 0 1,0 0 0,0 1-1,0-1 1,1 0-1,-2 0 1,1 0 0,0 0-1,0 0 1,0-1-1,0 1 1,-1 0-1,1 0 1,0 0 0,-1-1-1,1-1 1,3-4-3,-1 0 0,0 0 0,0 0 0,-1-1 1,0 1-1,0-1 0,-1 1 0,1-12 0,-2 12 7,-1-1-1,-1 0 0,1 1 1,-1-1-1,0 0 1,-1 1-1,0 0 0,0 0 1,-1 0-1,0 0 0,0 0 1,0 1-1,-1-1 1,0 1-1,0 1 0,-11-11 1,15 16 14,0-1 1,-1 0 0,1 1-1,0-1 1,-1 1-1,1 0 1,-1-1 0,1 1-1,0 0 1,-1 0 0,1 0-1,-1 0 1,1 0-1,-1 0 1,1 0 0,0 0-1,-1 0 1,1 1 0,-2 0-1,2-1-14,0 0 0,1 0 0,-1 0 0,0 1 0,0-1 0,1 0 0,-1 1 1,1-1-1,-1 0 0,0 1 0,1-1 0,-1 1 0,1-1 0,-1 1 0,1-1 0,-1 1 0,1-1 0,-1 1 0,1-1 0,-1 1 0,1 0 0,0-1 0,-1 1 0,1 0 0,0-1 0,0 1 0,-1 0 0,1-1 0,0 1 0,0 0 0,0 0 1,0-1-1,0 1 0,0 0 0,0-1 0,1 2 0,9 33 105,-8-26-63,1 1 0,0-1 0,0 0 0,1 0 0,0-1 0,1 1-1,0-1 1,9 12 0,-7-12-12,-2-1 55,1-1 1,0 0 0,0 0-1,1 0 1,0 0 0,8 5 0,-13-10-83,1 0 0,-1-1 0,0 1 0,0 0 1,1-1-1,-1 1 0,0-1 0,1 0 0,-1 1 0,0-1 1,1 0-1,-1-1 0,0 1 0,1 0 0,-1-1 0,0 1 1,1-1-1,-1 0 0,0 0 0,0 0 0,0 0 0,0 0 1,0 0-1,0 0 0,0-1 0,0 1 0,2-4 1,1 0-9,0 0 1,-1-1 0,0 0 0,-1 0 0,1 0 0,-1 0 0,0-1-1,-1 1 1,1-1 0,-1 0 0,-1 0 0,1 0 0,-1 1 0,0-11 0,-1 17-2,0-1 0,0 1 0,0-1 1,0 0-1,0 1 0,1-1 1,-1 1-1,0-1 0,0 0 1,0 1-1,1-1 0,-1 1 0,0-1 1,1 1-1,-1-1 0,0 1 1,1-1-1,-1 1 0,1-1 1,-1 1-1,0 0 0,1-1 1,-1 1-1,1 0 0,0-1 0,-1 1 1,1 0-1,-1 0 0,1-1 1,24 0 105,25 14 249,-44-11-265,8 1 5,0 1 0,0 1 1,0 0-1,-1 0 0,1 2 1,-1 0-1,-1 0 0,1 1 1,14 13-1,-26-20-74,-1 0 0,0-1 0,0 1 0,0 0 0,0 0 1,0 0-1,0 0 0,0-1 0,0 1 0,0 0 0,-1 0 0,1 0 0,0-1 0,0 1 0,-1 0 0,1 0 1,0-1-1,-1 1 0,1 0 0,-1 0 0,1-1 0,-1 1 0,1-1 0,-1 1 0,0 0 0,1-1 1,-1 1-1,0-1 0,1 0 0,-1 1 0,0-1 0,1 1 0,-3-1 0,-25 16-48,16-12-508,1-1 1,-1-1-1,0 0 1,0 0-1,0-1 0,0-1 1,0 0-1,0-1 1,0 0-1,0 0 0,0-1 1,-12-5-1,9 2-267</inkml:trace>
  <inkml:trace contextRef="#ctx0" brushRef="#br0" timeOffset="180650.31">838 1221 624,'-1'-1'96,"1"1"-1,-1 0 1,1-1 0,-1 1-1,1 0 1,-1 0 0,1-1-1,-1 1 1,1 0 0,-1 0-1,1 0 1,-1 0 0,1 0-1,-1-1 1,1 1 0,-1 0-1,1 0 1,-1 0 0,0 0-1,1 1 1,-1-1 0,1 0-1,-1 0 1,1 0 0,-1 0-1,1 0 1,-1 1 0,1-1-1,-1 0 1,1 1 0,-1-1-1,1 0 1,-1 1 0,1-1-1,0 0 1,-1 1 0,1-1-1,-1 1 1,10 27 1232,-1-10-1143,0 0 1,2-1-1,22 32 1,-28-44-438,1 0 1,-1 0-1,1 0 1,0 0 0,1-1-1,-1 0 1,1 0-1,0-1 1,0 1 0,0-1-1,0 0 1,0-1-1,1 1 1,-1-1 0,9 1-1,5 0-982</inkml:trace>
  <inkml:trace contextRef="#ctx0" brushRef="#br0" timeOffset="182519.72">1772 1785 68,'0'0'752,"-32"6"2524,26-2-3025,0 0-1,-1 0 0,1 1 1,1 0-1,-1 0 0,-5 7 1,11-11-244,-1 0 1,1 0 0,0 0 0,-1 0 0,1 0 0,0 0 0,-1 1 0,1-1 0,0 0 0,0 0 0,0 0 0,0 0 0,0 0 0,1 0 0,-1 1 0,0-1 0,0 0 0,1 0 0,-1 0 0,0 0 0,1 0 0,-1 0-1,1 0 1,0 0 0,-1 0 0,1 0 0,0 0 0,0-1 0,-1 1 0,1 0 0,0 0 0,0-1 0,0 1 0,0 0 0,0-1 0,0 1 0,0-1 0,2 1 0,38 20 236,-19-15-209,-20-5-41,0 0 0,0-1 0,0 1 1,1 0-1,-1-1 0,0 1 0,0-1 0,1 0 0,-1 0 0,0 0 0,0 0 0,1 0 0,-1 0 0,0-1 0,0 1 0,1-1 0,-1 1 0,0-1 0,0 0 0,3-1 0,-4 1-1,0 1 0,0-1 1,1 1-1,-1-1 1,0 0-1,0 0 1,0 0-1,0 0 0,0 0 1,0 0-1,0 0 1,0 0-1,0 0 0,-1 0 1,1-1-1,0 1 1,-1 0-1,1 0 1,0-3-1,-1 1-1,0 0 0,0 0 1,-1 1-1,1-1 0,-1 0 0,1 1 0,-1-1 1,0 1-1,0-1 0,-2-2 0,-5-15-79,5 13-84,0 1 1,0-1 0,0 1 0,0 0 0,-1 0 0,-6-8-1,9 14 158,1-1 0,-1 1 0,0-1 0,1 0 0,-1 1 0,1-1-1,0 1 1,-1-1 0,1 0 0,-1 1 0,1-1 0,0 0 0,0 1 0,-1-1-1,1 0 1,0 0 0,0 1 0,0-1 0,0 0 0,0 0 0,0 1-1,0-1 1,0 0 0,0 0 0,0 1 0,0-1 0,0 0 0,1 0-1,-1 1 1,0-1 0,1 0 0,-1 1 0,0-1 0,1 0 0,-1 1 0,1-1-1,-1 1 1,1-1 0,-1 1 0,1-1 0,-1 1 0,1-1 0,-1 1-1,1-1 1,0 1 0,0-1 0,1 0 13,0 1 0,-1-1 0,1 0 0,0 1 1,-1-1-1,1 1 0,0 0 0,0 0 0,0 0 0,0-1 0,-1 2 0,1-1 0,0 0 0,0 0 1,0 0-1,-1 1 0,1-1 0,0 1 0,3 1 0,5 3 8,-1 1-1,1 0 1,-1 0-1,0 1 1,9 9-1,-15-13 8,-1 0 0,1 1 0,-1 0 0,1-1 0,-1 1-1,-1 0 1,1 0 0,0 0 0,-1 0 0,0 0 0,0 1-1,0-1 1,0 0 0,-1 1 0,0 8 0,5-10 9,-9-10-12,2 4-16,1-1-1,-1-1 1,1 1-1,0 0 1,0 0-1,1 0 0,-1-1 1,1 1-1,0 0 1,0-1-1,0 1 1,0 0-1,2-6 0,-1-5-3,-1 13 9,0-1 0,1 0 0,-1 0-1,1 0 1,0 0 0,0 0 0,0 1-1,0-1 1,1 0 0,-1 1 0,1-1-1,-1 1 1,1-1 0,0 1 0,0 0-1,0 0 1,0 0 0,0 0 0,0 0-1,1 0 1,-1 0 0,1 1 0,5-3-1,-5 6 47,0 0 0,0 0-1,0 0 1,0 1 0,0-1-1,-1 1 1,1-1 0,-1 1-1,0 0 1,1 0 0,-1 0-1,-1 0 1,1 1 0,2 6-1,6 5 81,6 12 28,-13-21-134,0 0 1,1 0 0,0 0-1,0 0 1,0 0 0,1-1-1,0 1 1,0-1 0,0-1-1,0 1 1,1-1 0,0 0 0,9 6-1,-11-10-29,0 0 1,0 0-1,0 0 0,0 0 0,0-1 0,0 1 0,0-1 1,0 0-1,-1 0 0,1-1 0,0 1 0,-1-1 0,1 1 1,-1-1-1,1 0 0,-1-1 0,0 1 0,0-1 0,0 1 1,0-1-1,3-3 0,-2 2 10,0 0 0,-1 0 0,1-1 1,-1 1-1,0-1 0,0 0 0,0 0 0,0 0 1,-1 0-1,0 0 0,0 0 0,0-1 0,-1 1 1,1-6-1,-7-58-182,5 68 191,-1 1 0,1-1-1,0 0 1,0 0-1,-1 1 1,1-1-1,0 1 1,-1-1 0,1 0-1,0 1 1,-1-1-1,1 1 1,-1-1-1,1 1 1,-1-1-1,0 1 1,1-1 0,-1 1-1,1-1 1,-1 1-1,0 0 1,1-1-1,-1 1 1,0 0-1,1 0 1,-1 0 0,0-1-1,0 1 1,1 0-1,-1 0 1,0 0-1,1 0 1,-1 0-1,0 0 1,0 0 0,1 1-1,-1-1 1,0 0-1,1 0 1,-1 0-1,-1 1 1,0 0 22,0-1-1,0 0 1,0 1 0,0 0 0,0 0 0,0-1 0,0 1-1,0 0 1,0 1 0,0-1 0,1 0 0,-1 0-1,-3 3 1,3 1 38,0-1 0,0 1 1,0 0-1,1 0 0,0-1 0,0 1 0,0 0 0,0 0 0,1 0 0,0 0 0,0 0 0,0 0 1,0 0-1,1 0 0,0 0 0,0 0 0,3 7 0,-1-3 150,1 0 0,0 0 0,0 0 0,1-1 0,0 0 0,1 0 0,0 0 0,12 13 0,-13-17-270,-1 0-1,1 0 0,0-1 1,0 1-1,0-1 0,0 0 1,0 0-1,1-1 0,-1 0 1,1 0-1,0 0 0,7 1 1,-6-2-437,-1 0 1,1-1 0,-1 0-1,1-1 1,-1 1-1,1-1 1,-1 0 0,1-1-1,-1 0 1,0 0 0,9-4-1,0 0-1336</inkml:trace>
  <inkml:trace contextRef="#ctx0" brushRef="#br0" timeOffset="182934.03">2299 1520 560,'0'0'818,"4"33"736,4-7-567,21 46 1,4 13 404,-1-7-361,-25-64-897,0 0 0,-1 1 0,-1-1 0,0 1 0,-1 0 0,-1 0-1,3 28 1,1-17-790,-3-11-5406</inkml:trace>
  <inkml:trace contextRef="#ctx0" brushRef="#br0" timeOffset="183235.21">2444 1460 48,'31'69'3512,"-20"-19"-2466,3-1 0,22 53 1,-16-48-373,-15-40-616,0-3-43,-2 0-1,1 0 0,-1 1 1,-1-1-1,3 19 0,-4-27-509,3 5-209,-9-2-5466</inkml:trace>
  <inkml:trace contextRef="#ctx0" brushRef="#br0" timeOffset="183440.15">2401 1764 304,'14'-8'649,"1"1"-1,0 1 1,0 0 0,18-4-1,-23 7-924,0 2 0,0-1-1,1 1 1,-1 0 0,0 1-1,0 0 1,18 3 0,-21 0-477</inkml:trace>
  <inkml:trace contextRef="#ctx0" brushRef="#br0" timeOffset="183835.24">2635 1747 340,'-4'2'370,"0"0"0,0 1 0,0-1 0,1 1 0,-1 0 0,1 0 0,0 0 0,-5 6 0,7-8-323,0 1-1,1 0 0,-1 0 1,0-1-1,0 1 0,1 0 1,-1 0-1,1 0 0,0 0 1,-1 0-1,1 0 1,0-1-1,0 1 0,0 0 1,1 0-1,-1 0 0,0 0 1,1 0-1,-1 0 0,1 0 1,-1-1-1,3 4 0,3 11 357,-4-12-314,0 1-1,0 0 1,0-1 0,1 0-1,-1 1 1,1-1 0,0 0-1,0 0 1,1 0 0,-1-1 0,5 5-1,-3-5-67,0 0 0,-1 0 0,1 0 0,1-1 0,-1 0 0,0 0 0,0 0 0,1 0 0,-1-1 0,9 1-1,-12-1-23,0-1 0,0 0-1,0 1 1,1-1 0,-1 0-1,0 0 1,0-1-1,0 1 1,0 0 0,0-1-1,0 1 1,0-1-1,0 0 1,0 1 0,0-1-1,0 0 1,0 0 0,0-1-1,0 1 1,-1 0-1,1 0 1,0-1 0,-1 1-1,1-1 1,-1 0 0,0 1-1,1-1 1,-1 0-1,0 0 1,1-2 0,0-4 10,-1 0 1,0 1 0,0-1 0,-1 0-1,0 0 1,0 1 0,-1-1 0,0 0-1,-4-12 1,5 18-1,-1-1 0,0 0 0,0 1 0,0-1-1,0 0 1,-1 1 0,1-1 0,-1 1 0,1 0 0,-1-1-1,0 1 1,0 0 0,-2-2 0,3 4-1,-1-1 1,1 0-1,-1 1 1,1-1-1,0 1 1,-1-1-1,1 1 0,-1-1 1,0 1-1,1 0 1,-1 0-1,1 0 1,-1 0-1,1 0 0,-1 0 1,1 1-1,-1-1 1,1 0-1,-1 1 1,1-1-1,-1 1 1,1-1-1,0 1 0,-1 0 1,-1 1-1,-19 8-61,19-9-203,-1 0 0,1 1 0,-1 0 0,1-1 0,0 1 1,0 1-1,-1-1 0,1 0 0,-3 4 0,5-5-581</inkml:trace>
  <inkml:trace contextRef="#ctx0" brushRef="#br0" timeOffset="184372.37">2738 1534 84,'43'114'4812,"21"61"-2770,-54-151-1963,2 0 0,1-1 0,0-1 0,2 0 0,18 21 0,-22-25-536,-13-24 321,1 1 0,-1 0 0,0 0 0,0 0 0,0 0 0,-1 1 0,0-1 0,0 1 0,0-1 0,0 1 0,-1 0 1,-4-4-1,-24-35-342,21 17 504,-16-56-1,26 80 6,0-1 1,0 1-1,1-1 1,-1 0-1,1 1 0,0-1 1,-1 0-1,1 1 0,0-1 1,0 0-1,1 1 0,-1-1 1,1 0-1,-1 1 0,1-1 1,0 0-1,0 1 1,0-1-1,0 1 0,0 0 1,1-1-1,-1 1 0,1 0 1,0 0-1,-1 0 0,1 0 1,0 0-1,0 0 0,0 0 1,1 1-1,1-2 1,7-2-76,-1 1 0,1 0 0,0 1 1,0 0-1,0 1 0,16-2 1,22 4-3201,-34 0 1813</inkml:trace>
  <inkml:trace contextRef="#ctx0" brushRef="#br0" timeOffset="185095.49">3168 1737 108,'-1'21'730,"1"-15"-589,-1 0-1,1 0 1,0 1 0,1-1-1,1 10 1,5 12 7,-2-1-1,-1 1 0,1 31 1,-4-50-174,3-13-45,1-19 18,-6 1 29,-2 1 0,-1 0 0,-1 1 0,0-1 0,-14-31 0,3 5 32,-3 7 12,16 35 34,0 0 1,0-1 0,0 0-1,1 1 1,-1-1 0,2 0-1,-1 0 1,1 0 0,-2-8-1,4 11-29,0 0 0,0 1 0,1-1-1,-1 1 1,1-1 0,-1 1 0,1-1 0,0 1-1,-1 0 1,1 0 0,0 0 0,1 0 0,-1 0-1,0 0 1,1 0 0,-1 1 0,4-3 0,50-24 289,-30 19 79,0 1 0,0 1 1,1 1-1,-1 2 0,49-3 1,-73 7-441,-1 1 1,1-1 0,-1 1-1,0 0 1,1-1 0,-1 1-1,0 0 1,0 0 0,1 0-1,-1 0 1,0 0 0,0 0-1,0 0 1,1 3 0,0 2-3037,-7-3 2076</inkml:trace>
  <inkml:trace contextRef="#ctx0" brushRef="#br0" timeOffset="185297.34">3099 1789 708,'44'-15'4005,"-4"5"-2864,-14 4-1021,0 0 0,0 1 0,42-1 0,-68 6-215,1 0 0,-1-1 0,1 1 0,-1 0 0,1 0 0,-1 0 0,1 0 0,0 0 0,-1 0 0,1 0 0,-1 0 0,1 0 0,-1 0 0,1 0 0,0 0 0,-1 1 0,1-1 0,-1 0 0,1 0-1,-1 1 1,1-1 0,-1 0 0,1 1 0,-1-1 0,0 0 0,1 1 0,-1-1 0,1 0 0,-1 1 0,0-1 0,1 1 0,-1-1 0,0 1 0,1-1 0,-1 1 0,0-1 0,0 1 0,0 0 0,1-1 0,-1 1 0,0-1 0,0 1 0,0-1 0,0 1 0,0-1 0,0 1 0,0 0 0,0-1 0,0 1 0,-1-1 0,1 1 0,0-1 0,-1 2 0,1 4-884</inkml:trace>
  <inkml:trace contextRef="#ctx0" brushRef="#br0" timeOffset="185487.65">3111 1987 580,'26'0'1382,"79"-2"715,-83 1-2869,-1-2-1,40-9 0,-51 9-100</inkml:trace>
  <inkml:trace contextRef="#ctx0" brushRef="#br0" timeOffset="186137.39">3404 1861 140,'6'-57'2412,"-6"56"-2378,0 0 1,0-1-1,0 1 0,1-1 1,-1 1-1,1 0 1,-1-1-1,1 1 1,0 0-1,-1 0 1,1-1-1,0 1 1,0 0-1,0 0 1,0 0-1,0 0 1,0 0-1,0 0 1,0 0-1,0 1 1,0-1-1,1 0 1,1-1-1,-2 2-10,1 0 1,-1-1-1,1 1 1,-1 0-1,1-1 0,-1 1 1,1 0-1,-1 0 1,1 0-1,-1 0 0,1 1 1,-1-1-1,1 0 1,-1 0-1,1 1 0,-1-1 1,0 1-1,1 0 1,-1-1-1,0 1 0,1 0 1,-1 0-1,0 0 1,0 0-1,0 0 0,0 0 1,0 0-1,0 0 1,0 0-1,1 2 0,34 49 398,-33-46-443,6 12 46,-8-15-28,1 1 0,-1-1 0,1 0 0,0 1 0,0-1 0,0 0 1,1 0-1,-1 0 0,1-1 0,4 6 0,-6-8-24,-1-5 20,-1-1 1,0 1 0,0 0-1,0-1 1,-1 1 0,1 0-1,-5-7 1,5 10 3,-1-1 1,1 0-1,-1 0 1,1 0-1,0 0 0,0-1 1,0 1-1,1 0 1,-1 0-1,1-1 1,0 1-1,0 0 0,0-1 1,0 1-1,0 0 1,1 0-1,0-1 1,-1 1-1,1 0 0,0 0 1,1 0-1,1-5 1,-2 6 12,1-1 1,-1 1 0,1 0-1,0-1 1,-1 1 0,1 0-1,0 0 1,0 0 0,1 0-1,-1 1 1,0-1 0,1 0-1,-1 1 1,0 0 0,1-1-1,3 0 1,-4 2 61,-1 0 0,1 0 0,-1 0 0,1 1 0,0-1 0,-1 1 0,1-1 0,-1 1 0,1-1 0,-1 1 0,0 0 1,1-1-1,-1 1 0,0 0 0,1 0 0,-1 0 0,0 0 0,0 1 0,0-1 0,0 0 0,0 0 0,0 1 0,0-1 0,0 0 0,-1 1 0,1-1 0,0 1 0,-1-1 0,1 1 0,-1-1 1,0 1-1,1 1 0,31 81 2393,-23-67-2277,0-1-1919,-7-7-4577</inkml:trace>
  <inkml:trace contextRef="#ctx0" brushRef="#br0" timeOffset="186762.6">3714 1717 712,'-1'0'125,"0"0"-1,1 0 1,-1 1-1,0-1 1,1 0-1,-1 0 1,0 1 0,1-1-1,-1 0 1,0 1-1,1-1 1,-1 1-1,1-1 1,-1 0 0,1 1-1,-1-1 1,1 1-1,-1 0 1,1-1-1,0 1 1,-1-1 0,1 1-1,0 0 1,-1-1-1,1 1 1,0 0-1,0-1 1,-1 2-1,-2 31 1112,9 28-180,-1-37-502,-3-12-364,1 1-1,0-1 0,1 0 0,5 12 0,-8-21-186,0 0-1,1 0 0,0-1 0,0 1 0,0 0 0,0-1 0,0 1 1,0-1-1,0 0 0,1 0 0,-1 0 0,1 0 0,0 0 0,0-1 1,-1 1-1,1-1 0,0 1 0,0-1 0,0 0 0,5 1 0,-6-2-52,0 1 0,0-1-1,1 0 1,-1 0 0,0 1-1,0-1 1,0 0-1,0-1 1,0 1 0,0 0-1,1-1 1,-1 1 0,0-1-1,0 0 1,0 1-1,0-1 1,0 0 0,-1 0-1,1 0 1,0-1 0,0 1-1,-1 0 1,1-1 0,-1 1-1,1-1 1,-1 1-1,1-1 1,-1 0 0,0 0-1,0 1 1,0-1 0,0 0-1,0 0 1,0 0-1,0-3 1,2-7-130,-1 1 0,0-1 0,-1 1 0,0-1 0,-1-14-1,-1 17 328,-4-14-84,1 14 108,3 11 261,-3 10-226,4-11-188,-1 0 0,1 1 1,-1-1-1,1 1 0,-1-1 1,1 0-1,-1 1 0,1-1 0,0 1 1,0-1-1,0 1 0,0-1 0,0 1 1,0-1-1,1 1 0,0 2 1,9 26 573,-9-26-532,0-1 1,-1 0-1,1 1 0,1-1 0,-1 0 0,0 0 0,1 0 1,-1 0-1,1 0 0,0 0 0,0 0 0,0 0 1,1-1-1,-1 1 0,0-1 0,1 0 0,0 1 1,0-1-1,-1 0 0,1-1 0,0 1 0,0-1 1,1 1-1,-1-1 0,5 2 0,-3-3-66,1 1 1,-1 0-1,1-1 0,-1 0 1,1 0-1,0-1 0,-1 1 1,1-1-1,-1-1 0,0 1 1,1-1-1,-1 0 0,0 0 1,0 0-1,0-1 0,0 1 1,0-1-1,-1-1 0,1 1 1,-1-1-1,0 1 0,5-6 0,-9 7 59,0 1-1,1-1 0,-1 1 0,0-1 0,0 1 1,0-1-1,0 1 0,0-1 0,0 1 0,0-1 0,0 1 1,-1 0-1,1-1 0,0 1 0,-1-1 0,0 1 0,1 0 1,-1-1-1,0 1 0,1 0 0,-1 0 0,0 0 1,0-1-1,0 1 0,0 0 0,0 0 0,0 0 0,-1 0 1,1 1-1,0-1 0,0 0 0,-3-1 0,-1-1 50,0 0-1,-1 0 1,1 0 0,0 1-1,-1 0 1,-11-4-1,-28-7 302,40 11-465,0 0 1,0 0 0,0 0 0,0 1 0,0 0 0,0 0 0,0 0 0,-1 1 0,1-1-1,0 1 1,0 0 0,-1 1 0,-5 0 0,3 2-292,-2 2-3319,19 7-534,-5-7 3635,1 1-974</inkml:trace>
  <inkml:trace contextRef="#ctx0" brushRef="#br0" timeOffset="188195.28">4200 1874 160,'0'0'442,"6"-33"442,-6 31-797,0-1-1,0 0 1,0 1-1,0-1 0,0 0 1,-1 0-1,1 1 1,-1-1-1,0 0 1,0 1-1,0-1 1,0 1-1,0-1 1,-1 1-1,1 0 1,-1-1-1,1 1 1,-1 0-1,0 0 0,0 0 1,0 0-1,0 0 1,0 1-1,0-1 1,0 1-1,-1-1 1,1 1-1,-1 0 1,1 0-1,-1 0 1,1 0-1,-1 0 1,1 0-1,-1 1 0,0 0 1,0-1-1,1 1 1,-1 0-1,0 0 1,0 0-1,1 1 1,-1-1-1,0 1 1,1-1-1,-1 1 1,1 0-1,-5 2 1,2-1-55,1 1 1,-1-1-1,1 1 1,0 0-1,0 0 1,0 1 0,0-1-1,0 1 1,1 0-1,0 0 1,0 0 0,0 0-1,0 0 1,0 1-1,1-1 1,0 1-1,0 0 1,0 0 0,1 0-1,0-1 1,0 2-1,0-1 1,0 6 0,1-7-18,1-1 1,0 1 0,0-1 0,0 0 0,0 1 0,1-1 0,-1 0 0,1 1-1,0-1 1,0 0 0,0 0 0,0-1 0,1 1 0,-1 0 0,1-1 0,-1 1-1,1-1 1,0 0 0,0 0 0,0 0 0,0 0 0,6 1 0,-1 1-7,0 0-1,0-1 1,1 0 0,-1 0 0,1-1 0,0 0 0,0-1-1,9 1 1,-14-2-17,-1 0 1,0 0-1,1 0 0,-1 0 0,0-1 0,1 1 1,-1-1-1,0 0 0,0 0 0,1 0 0,-1-1 1,0 1-1,0-1 0,0 1 0,-1-1 0,1 0 1,0 0-1,2-3 0,-3 2 8,0 0 0,-1 1 0,0-1 0,1 0 0,-1 0 0,0 0 0,0 1 0,-1-1 0,1 0 0,-1 0 1,1-1-1,-1 1 0,0 0 0,0 0 0,0 0 0,-1 0 0,1 0 0,-1 0 0,-1-5 0,-4-13 4,-6-28-42,-26-66 1,-51-97 185,87 208-138,2 4-11,0 0 1,-1-1 0,1 1-1,0 0 1,0 0-1,0 0 1,-1 0-1,1 0 1,0 0-1,0-1 1,0 1-1,-1 0 1,1 0-1,0 0 1,0-1-1,0 1 1,0 0-1,0 0 1,0 0-1,-1-1 1,1 1-1,0 0 1,0 0-1,0-1 1,0 1-1,0 0 1,0 0-1,0-1 1,0 1-1,0 0 1,0 0-1,0 0 1,0-1-1,0 1 1,0 0-1,0 0 1,0-1-1,1 1 1,-1 0-1,0 0 1,0 0-1,0-1 1,0 1-1,0 0 1,0 0-1,1 0 1,-1-1-1,0 1 1,0 0-1,0 0 1,1 0-1,-1 0 1,0 0-1,0-1 1,0 1-1,1 0 1,-1 0-1,0 0 1,0 0-1,1 0 1,-1 0-1,0 0 1,1 0-1,1 4 9,0 0-1,-1 0 1,1 0 0,-1 0-1,0 0 1,0 0-1,1 8 1,2 2 27,36 127 260,-30-98 107,2-1-1,2 1 0,22 45 0,-34-84-404,1 1-1,-1 0 0,1-1 0,1 1 1,-1-1-1,0 0 0,1 0 0,0 0 0,0-1 1,0 1-1,1-1 0,-1 0 0,1 0 0,0-1 1,-1 1-1,1-1 0,0 0 0,0 0 0,1-1 1,-1 1-1,0-1 0,1 0 0,-1-1 0,0 1 1,1-1-1,-1 0 0,1-1 0,-1 1 0,0-1 1,1 0-1,-1 0 0,0-1 0,0 0 1,0 1-1,0-2 0,0 1 0,0-1 0,0 1 1,-1-1-1,0-1 0,1 1 0,-1 0 0,0-1 1,4-5-1,-6 6-3,0 0 1,0 0-1,0-1 0,-1 1 1,1-1-1,-1 1 0,0-1 1,0 1-1,0-1 0,-1 0 1,1 1-1,-1-1 0,1 0 1,-2-6-1,-7-56-142,6 56 134,-13-47-235,14 55 288,1 0 0,-1 0-1,1 0 1,-1 1 0,0-1-1,0 0 1,0 0-1,0 0 1,0 1 0,0-1-1,-1 0 1,1 1-1,-1-1 1,1 1 0,-1 0-1,1-1 1,-1 1-1,0 0 1,1 0 0,-1 0-1,0 0 1,0 0 0,-2 0-1,3 2-15,-1-1 0,1 1 1,-1 0-1,1-1 0,0 1 0,-1 0 0,1 0 0,0 0 1,0 0-1,0 0 0,0 0 0,0 1 0,0-1 0,0 0 0,0 0 1,0 1-1,1-1 0,-1 0 0,1 1 0,-1-1 0,1 1 1,-1-1-1,1 1 0,0-1 0,-1 1 0,1-1 0,0 4 1,0 0-15,-1 1 1,0-1 0,1 0 0,0 1 0,1-1-1,1 10 1,0-9-29,7 20 203,0-2-1,25 45 0,-32-65-170,0 0-1,1 0 1,-1 0 0,1-1-1,0 1 1,0-1 0,0 1-1,6 4 1,-7-7-18,0-1 0,0 1 0,0-1 0,-1 1 1,1-1-1,0 1 0,0-1 0,0 0 0,0 0 0,0 0 1,-1 0-1,1 0 0,0-1 0,0 1 0,0-1 0,0 1 0,-1-1 1,1 1-1,0-1 0,0 0 0,-1 0 0,1 0 0,2-1 1,0-2 12,1 1 0,-1-1 1,0 0-1,0 0 1,0 0-1,-1 0 0,1-1 1,-1 0-1,0 1 0,0-1 1,-1 0-1,0 0 1,1-1-1,-2 1 0,3-10 1,-1 4 3,-1 1 0,0 0 0,-1 0 0,-1-1 0,1 1 0,-2 0 0,-2-20 0,2-20 325,1 49-162,0 2-73,-1 1 0,0-1 0,1 0 0,-1 1 0,0-1 0,1 0 0,0 1-1,-1-1 1,1 1 0,0-1 0,0 1 0,-1-1 0,1 1 0,1-1 0,-1 1 0,0-1 0,0 1-1,0-1 1,1 1 0,-1-1 0,2 3 0,7 39 266,-4-30-220,0-1-1,1 0 1,1 0 0,0 0-1,0-1 1,17 18-1,-11-11-70,-7-11-79,0-1 0,1 1 1,-1-1-1,1 0 1,0 0-1,1-1 0,-1 0 1,12 6-1,27 4-2397,-41-15 1489,-1 1 0,1-1 0,0 0 0,0 0-1,0-1 1,0 1 0,7-3 0,-1 0-1945</inkml:trace>
  <inkml:trace contextRef="#ctx0" brushRef="#br0" timeOffset="188964.46">5091 1851 116,'0'0'286,"23"-9"4664,26 15-3912,0-2 0,1-3 0,60-5 0,10 0 764,123-6 4,-193 7-1736,63-7-551,-66-1-3724,-47 11 4084,1 0 0,-1 0 0,0 0 0,1 0 0,-1 0 0,0-1 0,0 1-1,1 0 1,-1 0 0,0 0 0,0-1 0,1 1 0,-1 0 0,0 0 0,0-1 0,0 1 0,0 0 0,1-1 0,-1 1 0,0 0-1,0-1 1,0 1 0,0 0 0,0-1 0,0 1 0,0 0 0,0-1 0,0 1 0,0 0 0,0-1 0,0 1 0,0 0-1,0-1 1,0 1 0,0 0 0,0 0 0,0-1 0,-1 1 0,1 0 0,0-1 0,0 1 0,0 0 0,0 0 0,-1-1 0,1 1-1,0 0 1,0 0 0,-1-1 0,1 1 0,0 0 0,0 0 0,-1-1 0</inkml:trace>
  <inkml:trace contextRef="#ctx0" brushRef="#br0" timeOffset="189475.1">5804 1737 148,'0'-6'4022,"1"7"-3892,1-1-1,-1 1 1,1 0-1,-1 0 0,1 0 1,-1 0-1,1 0 1,-1 0-1,0 1 0,0-1 1,0 0-1,0 1 1,0-1-1,0 1 0,1 1 1,16 16 458,108 77 946,-119-93-1539,-1 1-1,0 0 0,1 1 1,-1-1-1,-1 1 0,1 1 1,4 5-1,-10-9 16,0-1 0,0 1 0,0 0 0,0-1 0,-1 1-1,1-1 1,-1 1 0,1-1 0,-1 1 0,1-1 0,-1 1 0,0-1 0,0 1 0,0-1 0,0 0-1,0 1 1,-2 1 0,-20 25 219,8-15-162,0-1 0,-1 0-1,-1 0 1,-17 8-1,22-11 10,10-5-1460,16-2-5942</inkml:trace>
  <inkml:trace contextRef="#ctx0" brushRef="#br0" timeOffset="191011.25">6414 1677 140,'0'0'838,"-6"0"5458,12-3-5915,0-1 0,0 1 1,0 0-1,0 0 0,0 1 0,7-2 1,34-16 1292,-38 15-1678,-6 4-3,1-1 1,-1 0-1,0 0 0,0 0 1,0 0-1,-1 0 1,1 0-1,0-1 0,-1 0 1,0 1-1,1-1 1,-1 0-1,2-5 0,32-46-22,-35 52 25,1 0 1,-1 0-1,0-1 0,0 1 1,0 0-1,0 0 0,0-1 1,0 1-1,0-1 0,-1 1 1,0-1-1,1 1 0,-1-1 0,0-3 1,0 3 301,-1 3-217,8 3 284,-8-3-347,-3-1-113,7 2 206,-2-1-97,-3 25 713,1-17-671,0 0 0,1 0 0,0 0-1,0 0 1,3 13 0,5 10 222,-1-1 0,-2 1 0,2 51 1,-7-81-242,-5-28-12287,5 24 10328</inkml:trace>
  <inkml:trace contextRef="#ctx0" brushRef="#br0" timeOffset="191809.65">6190 1830 168,'-9'-4'780,"9"3"-937,3-7 3484,13 11 2069,41-6-4062,-18 1-968,292-7 996,-80-24-930,-177 21-311,87-22 1226,-160 34-1286,0 0 1,1-1-1,-1 1 1,1 0-1,-1 0 0,1 0 1,-1 0-1,1 0 1,-1 0-1,0 1 0,1-1 1,-1 0-1,1 1 1,-1-1-1,0 1 0,1-1 1,-1 1-1,0 0 1,0-1-1,3 3 0</inkml:trace>
  <inkml:trace contextRef="#ctx0" brushRef="#br0" timeOffset="193650.92">6451 1888 108,'-1'-5'9062,"1"5"-9019,0 0 0,0 0 0,0 0 0,0 0 0,0 0 0,0 0 1,0 0-1,0 0 0,0 0 0,0 0 0,0 0 0,0 0 1,0 0-1,0 0 0,0 0 0,0 0 0,10 9 1009,-3-3-663,11 12 0,0 1-1,-2 1 0,0 0 0,23 40 0,-30-44-361,24 34-106,-31-45 97,1 0 0,-1 0 0,0 1 1,0-1-1,0 1 0,1 8 1,7 21-11,1-15-149,-9-17-88,-8-11 121,-4-21 121,9 26-11,1 0 0,-1-1 1,0 1-1,-1 0 0,1 0 1,0 0-1,-1 0 1,1 0-1,-1 0 0,0 0 1,0 1-1,-4-4 1,0-13 69,17-101-252,-1 22 17,-10 97 218,11-7 95,-11 7-150,1 1 1,-1-1 0,1 0-1,0 1 1,-1-1-1,1 1 1,-1-1 0,1 0-1,0 1 1,0-1 0,-1 1-1,1 0 1,0-1-1,0 1 1,0 0 0,-1-1-1,1 1 1,0 0 0,0 0-1,0 0 1,1 0 0,66 8 147,-30-6-122,0-1-1,0-2 1,72-10-1,-60 5-139,-14 2 152,-11 2 184,0-1-1,26-7 1,-39 7 494,-36 8-10193,11-3 6550,6 1 1553</inkml:trace>
  <inkml:trace contextRef="#ctx0" brushRef="#br0" timeOffset="194586.07">6787 2012 280,'-1'-12'1995,"6"5"-653,-5 10 993,2 17-986,23 58-449,-17-49-838,22 55 0,-23-66-79,-7-11-126,-1-8 123,-20-49-256,17 38 284,0 1-1,0-1 0,1 0 0,0 1 1,1-1-1,0-1 0,1 1 1,1 0-1,1-22 0,-1 18 27,1 11-29,1 0 1,0 0-1,-1 0 1,2 0-1,-1 0 0,0 0 1,1 1-1,0-1 0,0 1 1,0 0-1,1 0 0,0 0 1,-1 0-1,1 1 0,0-1 1,1 1-1,-1 0 1,1 0-1,-1 1 0,1-1 1,0 1-1,0 0 0,8-2 1,-9 4 12,0 0 1,-1 1-1,1 0 1,0-1 0,0 1-1,-1 0 1,1 1-1,-1-1 1,1 1 0,-1 0-1,0-1 1,1 1-1,-1 1 1,0-1 0,3 3-1,-5-2 68,0-1 0,0 1-1,0-1 1,0 1 0,0 0 0,-1-1 0,1 1-1,-1 0 1,1 0 0,-1 0 0,0-1-1,0 1 1,-1 0 0,0 3 0,1 13-59,0-19-34,-65 21-258,51-21-503,8 0-5066</inkml:trace>
  <inkml:trace contextRef="#ctx0" brushRef="#br0" timeOffset="195694.55">7166 2004 24,'0'0'-380,"0"-9"5495,1 8-4829,0 0 0,0 0 0,0 0 0,0 0 1,0 0-1,0 0 0,0 0 0,1 1 0,-1-1 0,0 0 0,0 1 0,1-1 0,-1 1 1,0-1-1,3 1 0,45-11 398,0 3-1,79-3 1,-92 9-671,253-41 388,-45 4 485,76 0-525,-294 36-356,-17 2 4,0 0 0,0 0 0,0-1 0,0 0 1,0-1-1,14-6 0,-8 5 513,-15 4-546,0 1-1,0-1 1,0 0-1,0 0 1,0 0-1,0 0 1,0 0-1,0 0 1,0 0-1,0 1 1,0-1-1,0 0 1,0 0-1,0 0 1,0 0-1,0 0 1,0 0-1,0 1 0,0-1 1,0 0-1,0 0 1,0 0-1,0 0 1,0 0-1,0 0 1,0 1-1,0-1 1,0 0-1,0 0 1,0 0-1,0 0 1,0 0-1,1 0 1,-1 0-1,0 0 1,-1 1-713,-16 11-7606,7-9 6577</inkml:trace>
  <inkml:trace contextRef="#ctx0" brushRef="#br0" timeOffset="197054.53">7465 1827 68,'-15'-9'3499,"22"10"-922,-14 3 497,-10 5-1932,2 1-1028,0 0 1,0-2-1,0 0 0,-19 6 0,10-3-23,-109 47 99,132-57-188,-1-1 0,1 1-1,-1 0 1,1 0-1,0 0 1,0 0 0,0 0-1,-1 0 1,1 1-1,0-1 1,0 0 0,0 0-1,1 1 1,-1-1-1,0 1 1,0-1 0,1 1-1,-1-1 1,1 1-1,-1-1 1,1 1 0,0-1-1,0 1 1,0-1-1,-1 1 1,2 3 0,-1-5-4,1 0 2,0 1 1,-1-1 0,1 1-1,0-1 1,0 1 0,0-1-1,-1 1 1,1 0 0,0 0-1,0-1 1,-1 1 0,1 0-1,-1 0 1,1-1 0,-1 1 0,1 0-1,0 1 1,7 9-8,25-3 20,1-1 0,0-2 1,0-1-1,0-1 0,0-2 0,1-2 0,37-4 0,-60 4 74,-11 1-75,0 0 0,0 1 1,0-1-1,0 0 0,0 0 1,0 0-1,0 0 0,0 0 0,0 0 1,0 0-1,0 0 0,0 0 1,0-1-1,0 1 0,0 0 1,0-1-1,0 1 0,0-1 0,0 1 1,0-1-1,0 1 0,0-1 1,-1 0-1,1 1 0,0-1 1,0 0-1,-1 0 0,1 1 1,0-1-1,-1 0 0,1 0 0,-1 0 1,1-1-1,-22-29 176,9 16-171,10 8 31,0 0 0,0 1 0,0-1 0,1 0 0,0 0 0,0 0 0,1 0 0,0 0 0,1-12 0,0-1 754,-1 19-684,-3 0 1071</inkml:trace>
  <inkml:trace contextRef="#ctx0" brushRef="#br0" timeOffset="200246.92">8623 1639 28,'-1'-22'555,"1"22"-500,-1 0 1,1 0-1,0 0 1,-1 0-1,1 0 1,0 0-1,0 0 1,-1 0-1,1 0 1,0 1-1,0-1 1,-1 0 0,1 0-1,0 0 1,0 0-1,-1 0 1,1 0-1,0 1 1,0-1-1,-1 0 1,1 0-1,0 0 1,0 0-1,0 1 1,0-1-1,-1 0 1,1 0-1,0 1 1,0-1-1,0 0 1,0 0-1,0 1 1,0-1-1,-1 0 1,1 0 0,0 1-1,0-1 1,0 0-1,0 0 1,0 1-1,0-1 1,0 0-1,0 1 1,0-1-1,0 0 1,1 0-1,-1 1 1,0-1-1,0 1 1,1 29 414,12 33-605,-11-57 141,3 8 47,0 0 1,-1 0-1,0 0 1,2 22-1,-2-17-29,-4-19-7,1 1-1,-1 0 1,1-1-1,-1 1 1,0 0-1,1 0 0,-1-1 1,0 1-1,0 0 1,0 0-1,0-1 1,1 1-1,-1 0 1,0 0-1,0 0 1,-1-1-1,1 1 0,0 0 1,0 0-1,0 0 1,0-1-1,-1 2 1,0-2 45,-10-28 199,-47-101-248,49 109-4,5 11-12,0 0 0,0 0 0,1 0 0,1 0 1,-1 0-1,0-12 0,0 15 17,3 6-9,0-1 0,-1 1 0,1 0 0,0 0 0,0 0 0,0 0 0,0 0 0,-1 0 0,1-1 0,0 1 0,0 0 0,0 0 0,0 0 0,0 0 0,0-1 0,0 1 0,-1 0 0,1 0 0,0 0 0,0-1 0,0 1 0,0 0 0,0 0 0,0 0 0,0-1 0,0 1 0,0 0 0,0 0 0,0 0 0,0-1 0,0 1 0,0 0 0,0 0 0,0 0 0,1-1 0,-1 1 0,0 0 0,0 0 0,0 0 0,0 0 0,0-1 0,0 1 0,0 0 0,1 0 0,-1 0 0,0 0 0,0 0 0,0-1 0,0 1 0,1 0 0,-1 0 0,0 0 0,0 0 0,0 0 0,1 0 0,-1 0 0,0 0 0,0 0 0,0 0 0,1 0 0,-1 0 0,0 0 0,0 0 0,0 0 0,1 0 0,-1 0 0,0 0 0,0 0 0,1 0 0,41 2-17,-20 0 16,0-2-1,0 0 1,0-1-1,0-1 1,22-5-1,-32 6-18,13-5-14,-25-23-141,-13 12-352,4 11 288,5 11 550,-12 85 660,14-49-555,0-30-218,1 1-1,1-1 1,0 1 0,4 21 0,-3-22-65,1 0 0,-2 0 0,0 0 0,-1 12 0,0 6-105,4-17-430,-3-11 269,1 0 1,-1 1-1,1-1 1,-1 0-1,0 0 1,0 0-1,1 0 0,-1 0 1,0 0-1,0 0 1,0 0-1,0 0 1,0 0-1,-1 1 1,1-1-1,0 0 1,0 0-1,-1 0 0,1 0 1,-1 0-1,1 0 1,-1 0-1,0 2 1,0 15-2297,1-13 1590</inkml:trace>
  <inkml:trace contextRef="#ctx0" brushRef="#br0" timeOffset="201019.66">8911 1800 236,'0'0'374,"-5"-1"4171,5 2-4515,-1 0-1,1 0 1,0-1 0,-1 1-1,1 0 1,0 0 0,-1-1-1,1 1 1,0 0-1,0 0 1,0 0 0,0 0-1,0-1 1,0 1 0,0 0-1,0 0 1,0 0 0,0 0-1,0-1 1,0 1-1,1 0 1,-1 0 0,0 0-1,1-1 1,-1 1 0,1 1-1,10 17 286,-4-16-311,0-1 0,0 0 1,0-1-1,0 0 0,0 0 0,1-1 1,-1 1-1,0-2 0,0 1 0,0-1 0,1 0 1,-1 0-1,0-1 0,0 0 0,-1 0 1,1-1-1,0 0 0,-1 0 0,10-6 1,-14 6-17,1 0 1,-1 1 0,1-1 0,-1-1 0,0 1 0,0 0 0,0 0 0,-1-1 0,1 1 0,-1-1 0,0 0 0,0 1-1,0-1 1,0 0 0,-1 0 0,0 1 0,1-1 0,-2-7 0,1 10 12,-1-1 0,1 0 0,-1 0 0,0 0 0,0 0 0,1 1 0,-1-1 0,0 0 0,-1 1 0,1-1 0,0 1 0,0-1 0,-1 1 0,1 0 0,-1-1 0,1 1 0,-1 0 0,0 0 0,1 0 0,-1 0 1,0 0-1,0 0 0,1 1 0,-1-1 0,0 1 0,0-1 0,0 1 0,0 0 0,0 0 0,-3 0 0,-5-2 76,1 1 0,0 1 0,-1 0 1,-17 2-1,24-1-73,-1 0 0,1 0 1,-1 1-1,1-1 0,0 1 0,0-1 1,0 1-1,0 0 0,0 0 0,0 1 1,0-1-1,1 0 0,-1 1 0,1 0 1,-1-1-1,1 1 0,0 0 0,0 0 1,1 1-1,-1-1 0,1 0 1,-1 0-1,1 1 0,0-1 0,0 1 1,0-1-1,1 1 0,-1 4 0,2-4-375,-1 0 0,1-1-1,0 1 1,0 0-1,0-1 1,0 1 0,1 0-1,-1-1 1,1 0 0,0 1-1,0-1 1,5 5 0,-2-2-775</inkml:trace>
  <inkml:trace contextRef="#ctx0" brushRef="#br0" timeOffset="202068.66">9252 1713 36,'-2'14'5711,"-6"41"-4467,8-53-1241,-1 0 0,1 0-1,0-1 1,1 1 0,-1 0-1,0-1 1,0 1-1,1 0 1,-1-1 0,1 1-1,-1-1 1,1 1 0,0-1-1,0 1 1,0-1 0,-1 1-1,1-1 1,1 0 0,-1 1-1,0-1 1,0 0-1,0 0 1,1 0 0,-1 0-1,0 0 1,1 0 0,-1 0-1,1 0 1,-1-1 0,1 1-1,3 0 1,0 0-20,1 0-1,-1-1 1,1 0 0,-1 0 0,1-1 0,-1 1 0,1-1-1,-1 0 1,6-3 0,-8 4 14,-1-1 1,0 1-1,1-1 1,-1 0-1,0 0 1,0 0-1,0 0 0,0-1 1,0 1-1,0 0 1,0-1-1,0 0 1,0 1-1,-1-1 0,1 0 1,0 0-1,-1 0 1,0 0-1,1 0 1,-1 0-1,0 0 0,0 0 1,0-1-1,-1 1 1,2-3-1,-2-3-32,1-1 0,-1 1 1,0 0-1,0-1 0,-4-15 0,0-19-482,4 43 525,0-1 0,-1 0 0,1 0 1,0 0-1,0 0 0,0 0 0,-1 1 1,1-1-1,-1 0 0,1 0 0,0 0 1,-1 1-1,1-1 0,-1 0 0,0 1 1,1-1-1,-1 0 0,-1 0 1,2 1-1,0 0 0,1 0 0,-1 0 0,0 0 0,0 0 0,0 0 0,0 0 0,0 0 0,0 0 0,0 0 1,0 0-1,0 0 0,1 0 0,-1 0 0,0-1 0,0 1 0,0 0 0,0 0 0,0 0 0,0 0 1,0 0-1,0 0 0,0 0 0,0 0 0,0 0 0,0 0 0,0 0 0,0 0 0,1-1 0,-1 1 1,0 0-1,0 0 0,0 0 0,0 0 0,0 0 0,0 0 0,0 0 0,0 0 0,0 0 0,0-1 1,0 1-1,0 0 0,0 0 0,0 0 0,0 1 5,1-1 0,0 1 0,-1 0 0,1 0 0,-1-1 0,1 1-1,-1 0 1,1 0 0,-1 0 0,0 0 0,1 0 0,-1 0 0,0 0 0,0 0 0,1 0 0,-1 0 0,0 0 0,0 0 0,0 0 0,0 0-1,-1 1 1,1 33 304,0-28-148,1 16 208,2-1-1,0 0 1,2 0 0,0 0 0,2 0-1,17 40 1,-19-47-344,0 0 0,0 0 0,-2 0-1,0 0 1,0 1 0,-1 25 0,-2-38-38,0 0 0,-1 0 0,0 0 0,0 1 1,0-1-1,0 0 0,0 0 0,0 0 0,-1 0 0,0 0 0,1-1 1,-1 1-1,0 0 0,-1-1 0,1 0 0,0 1 0,-1-1 0,1 0 1,-1 0-1,1 0 0,-1 0 0,0-1 0,0 1 0,0-1 0,0 0 0,0 0 1,-4 1-1,2 0-73,0-1 0,0 1 0,-1-1 1,1 0-1,-1-1 0,1 1 0,-1-1 1,1 0-1,0-1 0,-1 1 0,1-1 1,-1 0-1,1 0 0,0-1 0,0 1 1,-6-4-1,10 5 71,0-1-1,0 1 1,1-1 0,-1 1 0,0-1 0,1 1-1,-1-1 1,0 1 0,1-1 0,-1 0 0,1 0-1,-1 1 1,1-1 0,-1 0 0,1 0 0,-1 1-1,1-1 1,0 0 0,-1 0 0,1 0 0,0 0-1,0 1 1,0-1 0,0 0 0,0 0 0,0 0-1,0-1 1,13-25-13,-5 19 39,-1 0 0,1 1 0,16-12 0,-14 12-8,0 0 1,0 1-1,1 0 1,0 1-1,0 0 1,1 1-1,19-4 1,-26 6-597,19-3 1830,-18 6-3031,-13 5-4433</inkml:trace>
  <inkml:trace contextRef="#ctx0" brushRef="#br0" timeOffset="202654.23">8895 1983 56,'0'-1'211,"1"0"1,0 0-1,-1 0 1,1 0-1,0 0 1,0 0-1,-1 1 1,1-1-1,0 0 1,0 0-1,0 1 1,0-1-1,0 1 1,0-1-1,0 1 1,0-1-1,0 1 1,0-1-1,0 1 1,1 0-1,-1 0 1,0-1-1,2 1 1,38-5 2191,-31 4-1685,213-41 3095,-174 30-3112,-49 14-506</inkml:trace>
  <inkml:trace contextRef="#ctx0" brushRef="#br0" timeOffset="210448.77">6819 1581 100,'0'0'1049,"0"0"-1031,0 3-862</inkml:trace>
  <inkml:trace contextRef="#ctx0" brushRef="#br0" timeOffset="212419.62">6857 1616 76,'-5'1'455,"9"-5"-241,-3 4-153,9-3 3540,-10 3-3555,0 0 0,0 0 0,-1 0 0,1 0 0,0 0 0,0 0 0,0 0 0,-1 0 0,1 0 1,0 0-1,0 0 0,0 0 0,-1-1 0,1 1 0,0 0 0,0 0 0,0 0 0,0 0 0,-1-1 0,1 1 0,0 0 0,0 0 0,0 0 0,0-1 0,0 1 0,0 0 0,0 0 0,0 0 0,0-1 0,-1 1 0,1 0 1,0 0-1,0 0 0,0-1 0,0 1 0,0 0 0,0 0 0,1-1 0,-1 1 0,0 0 0,0 0 0,0 0 0,0-1 0,0 1 0,0 0 0,0 0 0,0 0 0,0-1 0,1 1 0,-1 0 0,0 0 0,0 0 1,0 0-1,0-1 0,0 1 0,1 0 0,-1 0 0,0 0 0,0 0 0,0 0 0,1 0 0,-1 0 0,0-1 0,18-14 746,0 0 1,-2-2-1,0 0 1,25-36-1,-6 2-648,-2-2 0,-3-2 0,31-74 0,-43 82-136,22-92-1,-23 74 14,-12 47-9,2 0 0,0 0 0,14-24 1,-17 35-2,0-1 1,1 1 0,0 0 0,0 0 0,1 1 0,0-1 0,0 1 0,0 0 0,13-8 0,72-49-63,-62 41 102,-25 18-18,1 0 0,0 1 0,-1-1-1,1 1 1,0 0 0,7-2 0,-8 3 19,1-1 0,0 1 1,-1-1-1,1 0 0,-1 0 1,0 0-1,0-1 1,0 1-1,0-1 0,-1 0 1,1 0-1,-1-1 0,0 1 1,0-1-1,3-6 0,-2 1 46,-4 10-97,1 0 1,-1-1 0,1 1-1,-1 0 1,0-1-1,1 1 1,-1-1 0,0 1-1,0 0 1,1-1-1,-1 1 1,0-1 0,0 1-1,1-1 1,-1 1-1,0-1 1,0 1 0,0-1-1,0 1 1,0-1-1,0 1 1,0-1 0,0 1-1,0-1 1,0 1-1,0-1 1,0 1 0,0-1-1,-1 1 1,1-1-1,0 1 1,0-1 0,0 1-1,-1-1 1,1 1-1,0-1 1,-1 1 0,1-1-1,42-56-36,-28 41 40,0 1 1,2 1-1,0 0 0,35-23 1,-19 14 99,-30 21-108,4-3 20,0 0 0,1 0 1,0 1-1,-1 0 0,2 0 1,-1 0-1,8-2 0,-12 9-550,7 12-8651,-7-9 7962,-2 0-518</inkml:trace>
  <inkml:trace contextRef="#ctx0" brushRef="#br0" timeOffset="213410.9">7882 210 12,'-3'-3'3688,"1"3"-5997</inkml:trace>
  <inkml:trace contextRef="#ctx0" brushRef="#br0" timeOffset="214353.74">7827 211 284,'0'-1'155,"-1"0"0,1 1 0,0-1 0,0 0 0,0 1 0,0-1 0,0 0 0,0 1 0,1-1 0,-1 0 0,0 1 0,0-1 0,0 0 0,1 1 0,-1-1-1,0 1 1,1-1 0,-1 0 0,0 1 0,1-1 0,-1 1 0,1-1 0,-1 1 0,1-1 0,-1 1 0,1 0 0,-1-1 0,1 1 0,-1 0 0,1-1 0,0 1 391,0 0-306,37 15 2171,-25-6-2203,1 2 1,-2 0 0,1 0-1,-2 2 1,1-1 0,16 25-1,-25-33-180,23 49 49,-24-47-40,0 1-1,1 0 0,0-1 1,0 0-1,1 0 1,0 0-1,0 0 0,9 10 1,-12-15-42,0-1 0,-1 1 0,1-1 0,-1 1 1,1-1-1,-1 1 0,1-1 0,-1 1 0,1 0 0,-1-1 1,1 1-1,-1 0 0,0 0 0,0-1 0,1 1 1,-1 0-1,0 0 0,0-1 0,0 1 0,0 0 0,0 0 1,0 0-1,0-1 0,0 1 0,0 0 0,0 0 1,0-1-1,-1 2 0,0 11-186,6-5 104,-9-19-231,1 4 200,1 0 0,0 0 0,0 0-1,1 0 1,-1-10 0,2 0 75,0 0-1,1 1 1,1-1-1,1 0 1,4-16-1,-4 25-6,0 0 0,1 0 0,0 0 0,0 0 0,1 1 0,0-1 0,0 1 0,1 0 0,0 1 0,0-1-1,10-7 1,-11 10-313,1 0-873,-1 4-4023</inkml:trace>
  <inkml:trace contextRef="#ctx0" brushRef="#br0" timeOffset="-212466.96">8256 368 388,'-6'-4'147,"0"1"0,0 0 0,-1 1 0,1-1 0,0 1 1,-1 1-1,1-1 0,-1 1 0,0 0 0,1 0 0,-1 1 0,0 0 0,0 0 0,1 1 0,-1 0 1,0 0-1,1 0 0,-1 1 0,1 0 0,-9 4 0,14-6-142,0 1 0,-1-1 0,1 1 0,-1 0 0,1-1 0,0 1 0,0 0 0,-1 0 0,1 0 0,0 0-1,0 0 1,0 0 0,0 1 0,0-1 0,0 0 0,0 0 0,1 1 0,-1-1 0,0 0 0,1 1 0,-1-1 0,1 1 0,-1-1 0,1 1 0,0-1 0,0 1 0,-1-1 0,1 1 0,0-1 0,1 1 0,-1-1 0,0 1 0,0-1-1,1 1 1,-1-1 0,1 3 0,1 0 13,1 0-14,-1 0 1,0 0-1,1 0 0,-1-1 0,1 1 0,0-1 0,1 1 0,-1-1 0,0 0 0,1 0 0,0-1 0,0 1 1,8 3-1,-11-6-11,0 0 0,0 1 1,0-1-1,0-1 1,0 1-1,0 0 1,0 0-1,0 0 0,1 0 1,-1-1-1,0 1 1,0 0-1,0-1 0,0 1 1,0-1-1,0 0 1,0 1-1,-1-1 0,1 0 1,0 1-1,0-1 1,0 0-1,-1 0 0,1 0 1,0 1-1,-1-1 1,2-2-1,19-29-142,-20 30 127,3-3 2,-1 0 0,0-1 1,0 1-1,-1-1 0,1 0 1,-1 0-1,0 1 1,-1-1-1,0-1 0,1-7 1,-2 14 14,6 15-29,-5-11 53,2 1 1,-1-1-1,0 1 1,1-1 0,0 0-1,0 0 1,0 0-1,1 0 1,-1-1-1,1 1 1,0-1-1,0 0 1,0 0-1,7 3 1,-9-5-3,1 1 1,-1-1 0,1 0 0,-1-1-1,1 1 1,0 0 0,-1-1 0,1 1-1,0-1 1,-1 0 0,1 0 0,0 0-1,0 0 1,-1-1 0,1 1 0,0-1-1,-1 1 1,1-1 0,-1 0 0,1 0-1,-1 0 1,4-2 0,-2 0-11,1 0-1,0-1 1,-1 1-1,1-1 1,-1 0 0,0 0-1,-1-1 1,1 1 0,5-10-1,-6 7-29,-1-1-1,0 1 1,-1-1-1,0 1 0,0-1 1,0 0-1,-1 0 1,0 1-1,-1-1 0,0 0 1,0 0-1,0 1 0,-5-15 1,2 3-127,-4-23-129,5 23 174,0-1 0,-1 1 0,-1 0 0,-1 0 0,-1 0 0,-12-22 0,18 39 115,0 0-1,0 0 1,0 0-1,0 0 1,0 1 0,-1-1-1,1 1 1,-1-1-1,1 1 1,-1-1-1,0 1 1,0 0 0,1 0-1,-1 0 1,0 0-1,0 0 1,0 0-1,0 0 1,0 1-1,-4-2 1,5 2-5,0 0 0,1 1 0,-1-1 0,0 0 0,0 0 1,1 0-1,-1 1 0,0-1 0,0 0 0,1 1 0,-1-1 0,0 1 0,1-1 0,-1 1 0,1-1 0,-1 1 0,0-1 1,1 1-1,-1 0 0,1-1 0,0 1 0,-1 0 0,-5 30 48,4 7 88,2-19 10,-1 0 1,4 28 0,7 13 391,17 60-1,-20-98-427,0 1 0,2-1 0,0 0 0,2-1 0,21 33 0,-31-51-109,1-1 0,0 1 0,0-1 0,0 0-1,0 0 1,0 1 0,1-2 0,-1 1-1,0 0 1,1 0 0,0-1 0,-1 1 0,1-1-1,0 0 1,0 0 0,0 0 0,0 0 0,0 0-1,0-1 1,0 1 0,0-1 0,0 0-1,0 0 1,0 0 0,0 0 0,0-1 0,0 1-1,0-1 1,4-1 0,6-3-13,0-1 1,-1 0-1,0-1 0,0 0 1,14-12-1,11-5-7,-36 22 6,1 1-1,-1 0 1,1 0-1,-1-1 1,1 1-1,-1-1 1,0 0-1,0 1 1,0-1-1,0 0 1,0 0-1,0 0 1,0 1-1,0-1 1,-1 0-1,1 0 0,-1 0 1,0 0-1,1 0 1,-1 0-1,0 0 1,0 0-1,0 0 1,-1 0-1,1 0 1,0 0-1,-1 0 1,1 0-1,-1 0 1,0 0-1,1 0 1,-1 0-1,0 0 0,-2-2 1,2 1-36,-1 0 1,1 0-1,-1 0 0,0 1 0,0-1 1,0 1-1,0-1 0,-1 1 1,1-1-1,-1 1 0,1 0 0,-1 0 1,0 0-1,1 1 0,-1-1 1,0 1-1,0-1 0,0 1 0,-1 0 1,1 0-1,-5 0 0,6 1 42,1 0 0,-1 0-1,1 0 1,-1 0-1,1 0 1,0 1 0,-1-1-1,1 1 1,-1-1-1,1 1 1,0-1 0,-1 1-1,1 0 1,0 0-1,0-1 1,0 1 0,0 0-1,-1 0 1,1 0-1,0 0 1,1 1 0,-1-1-1,0 0 1,0 0-1,0 1 1,1-1 0,-1 0-1,1 1 1,-1-1-1,1 0 1,-1 2 0,-2 49 99,3-38-20,1-10-60,-1-1 1,1 0 0,0 1-1,-1-1 1,2 0 0,-1 0-1,0 0 1,1 1 0,-1-1-1,1-1 1,0 1 0,0 0-1,0 0 1,0-1 0,0 1-1,1-1 1,-1 1 0,1-1-1,0 0 1,-1 0 0,1-1-1,0 1 1,0 0 0,0-1-1,1 0 1,2 2 0,-1-2-13,0 1 0,-1 0 0,1-1 1,0 0-1,0 0 0,0-1 1,0 1-1,0-1 0,0 0 1,0 0-1,0-1 0,0 0 1,0 0-1,0 0 0,0 0 1,8-4-1,-11 4-19,0-1 0,0 0 0,0 0 1,0 0-1,-1 0 0,1 0 0,-1 0 0,1-1 0,-1 1 0,0-1 0,0 1 0,0 0 0,0-1 1,0 0-1,0-3 0,8-16 121,-9 17-130,0 0 1,0 1-1,-1-1 0,0 0 1,0 0-1,0 0 1,0 1-1,-1-1 1,1 1-1,-1-1 1,0 1-1,-6-8 0,0 6 53,14 20-92,0-1 99,4 22 4,-9-27-33,1 0-1,0-1 1,0 0-1,1 0 1,0 1-1,0-1 1,1-1-1,0 1 1,5 7-1,-5-8-15,-3-4 7,-1-1 1,1 1 0,-1-1-1,1 0 1,0 1 0,0-1-1,-1 0 1,1 1 0,0-1-1,0 0 1,0 0-1,0 0 1,1 0 0,-1 0-1,0 0 1,0 0 0,1 0-1,-1 0 1,0-1 0,1 1-1,-1 0 1,1-1-1,-1 0 1,2 1 0,-1-1-7,0-1 0,0 0 0,0 0 0,0 0 0,0 0 0,-1 0 1,1 0-1,0 0 0,-1 0 0,1-1 0,-1 1 0,1-1 0,-1 1 0,0-1 1,0 1-1,0-1 0,0 0 0,0 0 0,0 1 0,0-1 0,0 0 0,-1 0 1,1 0-1,-1 0 0,1-3 0,0-4-110,0 0 1,-1-1-1,0 1 1,-2-12-1,0-3-115,-14-39 408,12 111-4,6-44-145,0 1 0,-1-1 0,0 1 0,1 0 0,-2-1-1,1 1 1,0 0 0,-1 9 0,0-12-24,1-1-1,0 1 0,-1 0 1,1 0-1,0 0 0,0-1 1,0 1-1,1-1 1,-1 1-1,0-1 0,0 1 1,1-1-1,-1 0 0,1 1 1,-1-1-1,3 1 0,29 19 6,-32-21-8,-1 1-1,0-1 1,1 0-1,-1 0 0,1 1 1,-1-1-1,1 0 1,0 0-1,-1 0 1,1 0-1,-1 0 0,1 0 1,-1 0-1,1 0 1,-1 0-1,1 0 0,-1 0 1,1 0-1,-1-1 1,1 1-1,-1 0 1,1 0-1,-1 0 0,1-1 1,-1 1-1,1 0 1,-1-1-1,1 1 0,-1 0 1,0-1-1,1 1 1,0-1-1,10-23 5,-2-27-237,-9 43 129,1 0 0,0 0 1,1 0-1,0 0 0,0 1 1,1-1-1,0 1 0,0-1 1,5-6-1,-7 13 105,-1 1-1,0 0 1,1 0-1,-1-1 1,1 1 0,-1 0-1,0 0 1,1 0 0,-1 0-1,1 0 1,-1 0-1,1 0 1,-1-1 0,0 1-1,1 0 1,-1 0 0,1 1-1,-1-1 1,1 0-1,-1 0 1,0 0 0,1 0-1,-1 0 1,1 0 0,-1 1-1,1-1 1,-1 0-1,0 0 1,1 0 0,-1 1-1,0-1 1,1 0 0,-1 1-1,0-1 1,1 0 0,-1 1-1,0-1 1,0 0-1,1 1 1,-1-1 0,0 1-1,0-1 1,0 0 0,0 1-1,0-1 1,1 1-1,-1-1 1,0 1 0,0-1-1,0 1 1,15 39 303,2 2-21,6-12-223,-21-26-56,1 0 1,-1 0 0,1 0-1,0 0 1,0-1 0,1 1-1,-1-1 1,1 0 0,-1 0-1,1 0 1,0 0 0,0-1-1,1 0 1,5 3 0,-7-4-3,-1-1 1,1 0-1,-1 0 1,1 0-1,-1 0 1,1 0-1,-1 0 1,0 0-1,1-1 1,-1 0-1,1 1 1,-1-1-1,0 0 1,1 0-1,-1 0 1,0 0-1,0-1 1,0 1-1,0-1 1,0 1-1,0-1 1,0 0-1,0 1 1,-1-1-1,1 0 1,-1 0-1,1 0 1,-1 0-1,0-1 1,0 1-1,0 0 1,0 0-1,0-1 1,0-4-1,2 1 13,-1-1 0,0 0 0,-1 0-1,0-1 1,0 1 0,0 0-1,-1 0 1,0 0 0,0-1-1,-1 1 1,-1-7 0,-4-9 14,0 0 0,2-1 1,-2-45-1,2 70 169,7 8-161,8 38-2,13-13 176,2-2 0,51 52 0,-73-79-177,0-1-1,1 0 0,-1-1 0,1 1 0,-1-1 0,1 1 0,0-1 0,1-1 1,-1 1-1,0-1 0,1 0 0,6 2 0,-11-4-8,-1 4 100,-7 7 674,3-7-747,-2 0 1,1 0 0,0 0-1,-1-1 1,1 0-1,-1 0 1,0 0-1,0-1 1,-9 3-1,8-3-46,0 0 0,0 1 1,0 0-1,0 0 0,1 1 0,-1 0 0,-7 6 0,3-2-154,9-6-208,-1-1-1,1 1 1,-1 0 0,1-1 0,-1 1 0,1 0 0,0 1 0,0-1 0,0 0-1,-2 4 1,4 0-1336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0:29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1 279 88,'3'-1'6358,"6"1"-3543,17-3-1061,5-8-1469,0 2 1,1 2-1,0 0 0,0 3 0,55-2 1,-75 4 307,-8 1-3015</inkml:trace>
  <inkml:trace contextRef="#ctx0" brushRef="#br0" timeOffset="813.65">459 44 532,'0'0'35,"0"0"0,-1 0 0,1 0 1,0 0-1,0 0 0,0 0 0,0 0 0,0 0 0,0 0 1,-1 0-1,1 0 0,0 0 0,0 0 0,0 0 0,0 0 0,0 0 1,-1 0-1,1 0 0,0 0 0,0 0 0,0 0 0,0 0 0,0 0 1,-1 0-1,1-1 0,0 1 0,0 0 0,0 0 0,0 0 0,0 0 1,0 0-1,0 0 0,0 0 0,-1 0 0,1-1 0,0 1 0,0 0 1,0 0-1,0 0 0,0 0 0,0 0 0,0 0 0,0-1 0,0 1 1,0 0-1,0 0 0,0 0 0,0 0 0,0 0 0,0-1 0,0 1 1,0 0-1,0 0 0,0 0 0,8-9 952,16-5-481,-1 9-249,34-2 651,-22 5-398,-25 1-424,1 0 0,-1 1 0,1 0 0,-1 1 0,15 2 0,-23-3-62,0 1-1,-1 0 1,1-1-1,0 1 1,0 0-1,0 0 1,0 0-1,-1 0 1,1 0-1,0 0 1,-1 0-1,1 1 1,1 1-1,-3-2-4,1-1 0,-1 1-1,1 0 1,-1 0-1,0 0 1,0 0-1,1-1 1,-1 1-1,0 0 1,0 0-1,0 0 1,0 0-1,0 0 1,0 0 0,0 0-1,0 0 1,0-1-1,0 1 1,0 0-1,-1 1 1,-2 4 47,0-1 1,0 1 0,-1-1-1,0 0 1,0 0 0,-8 7-1,1 0-119,5-6 36,-1 1 0,0-1 0,0 0 0,0 0-1,-1 0 1,0-1 0,0-1 0,-1 1 0,-13 4-1,37-8-87,0 1-1,-1 0 0,1 1 0,0 1 1,16 5-1,21 6 278,-40-12-71,0 0 0,-1 1 0,1 1 0,-1 0-1,0 0 1,0 1 0,-1 1 0,0 0 0,0 0 0,-1 1 0,16 16-1,-25-24-70,0 1 1,0 0-1,0-1 0,0 1 0,0 0 0,0-1 0,0 1 0,0 0 0,0-1 0,0 1 0,-1 0 0,1-1 0,0 1 0,0-1 0,-1 1 0,1 0 0,0-1 1,-1 1-1,1-1 0,-1 1 0,1-1 0,-1 1 0,1-1 0,-1 1 0,1-1 0,-1 0 0,1 1 0,-1-1 0,-1 1 0,-25 18 444,17-13-239,1 1-144,0-1 0,0 0 1,-1 0-1,1-1 1,-1-1-1,-1 1 1,1-2-1,-1 1 1,-14 2-1,-38 2-1184,0-5-4727,57-3 4115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47:25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3 100,'0'0'155,"-17"-3"7235,10 9-6980,0-1-1,1 1 1,0 0 0,-11 12 0,-14 15 285,27-30-591,1 1 1,0-1-1,0 0 1,0 1-1,0 0 0,0 0 1,1 0-1,-1 0 1,1 0-1,0 0 0,0 0 1,-1 7-1,1 0 168,0 1 0,0-1 0,1 1 0,1 13 0,1-19-229,-1-1 0,1 1 0,0-1 0,1 1 0,-1-1 0,1 1 0,0-1 0,0 0 0,1 0 0,0 0 0,0 0 0,0 0 0,0 0 0,1-1 1,0 0-1,-1 0 0,2 0 0,-1 0 0,0 0 0,1-1 0,0 0 0,0 0 0,0 0 0,10 3 0,6 2-23,-17-6 4,0 0 1,1 0-1,-1-1 0,0 0 1,1 1-1,-1-2 0,1 1 1,-1 0-1,1-1 0,-1 0 1,8-1-1,-2-1 6,0 1-18,0 0 0,0-1-1,0 0 1,-1-1 0,1 0-1,-1 0 1,1-1 0,-1-1 0,0 1-1,-1-1 1,15-11 0,-20 11 13,0 0 0,0 0 0,-1 0 0,1 0 0,-1-1 0,0 1 0,0-1 0,-1 1 0,0-1 0,0 1 0,0-1 0,-1 0 0,1 0 0,-1 0 0,-1 1 0,1-1 1,-1 0-1,0 0 0,0 1 0,-4-11 0,0-18-29,5 30-18,0-1 0,-1 1 1,0-1-1,1 1 0,-1-1 0,-1 1 1,1-1-1,-3-4 0,3 6 46,-1 0 0,0 0 0,0 1 0,-1-1 0,1 0 0,0 1 0,-1-1 0,1 1 0,-1 0 0,0 0 0,0 0 0,0 0 0,0 1 0,0-1 0,0 1 0,-1-1 0,1 1 0,0 0 0,-1 1 0,-6-2 0,-12-4-14,-59-6-155,17 4-1204,5 7-1920,23 11-3637,31-7 5086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8:45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874 526 48,'1'0'37,"-1"0"0,0-1 0,0 1 0,1 0 0,-1 0 0,0 0-1,0 0 1,1-1 0,-1 1 0,0 0 0,0 0 0,0-1 0,0 1 0,1 0 0,-1 0 0,0-1 0,0 1 0,0 0 0,0 0-1,0-1 1,0 1 0,0 0 0,0-1 0,0 1 0,0 0 0,0-1 0,0 1 0,0 0 0,0 0 0,0-1 0,0 1-1,0 0 1,0-1 0,0 1 0,0 0 0,0 0 0,0-1 0,-1 1 0,-11-13 1150,-20-3 1228,-16 13 600,44 3-2915,0 1 0,1 0 0,-1 0 0,1 0 0,-1 1 0,1-1 0,-1 1-1,1 0 1,-5 3 0,-27 11 704,27-14-746,0 0 0,0 1 0,0 0 0,0 0-1,0 1 1,1-1 0,0 2 0,0-1 0,0 1-1,-8 7 1,11-6 42,1 0-1,-1 0 0,1 0 1,0 1-1,1-1 0,-1 1 0,1 0 1,1-1-1,-1 1 0,1 0 1,0 0-1,1 0 0,0 0 1,0 0-1,0 0 0,1 0 1,0 0-1,0 0 0,1 0 1,4 12-1,-1-3 38,-5-15-127,0 0 1,0 0-1,0 0 1,0 0-1,0-1 1,1 1-1,-1 0 1,0 0-1,1 0 1,-1 0-1,1 0 1,-1 0-1,1-1 1,-1 1-1,1 0 1,-1 0-1,1-1 1,0 1-1,-1 0 1,1-1-1,0 1 1,0-1-1,-1 1 1,2 0-1,23 12 275,0 0-1,1-2 0,37 11 1,-55-21-270,0 0 0,0-1 1,0-1-1,0 1 1,0-1-1,-1-1 0,1 1 1,0-1-1,0-1 0,-1 1 1,0-1-1,1-1 1,6-4-1,-7 5 0,1-1 0,-1 0-1,0 0 1,-1-1 0,1 0 0,-1 0 0,0-1-1,0 1 1,-1-1 0,1-1 0,-1 1 0,-1-1 0,8-14-1,-10 14-10,0 0 0,0-1 0,-1 0 0,0 1 0,0-1 0,-1 0 0,0 1 0,-1-9 0,-1-16-1,2 29-5,-1 0-1,1 1 1,-1-1 0,0 1 0,0-1-1,0 0 1,0 1 0,-1 0-1,1-1 1,-1 1 0,0 0 0,1 0-1,-1 0 1,0 0 0,0 0-1,0 0 1,0 0 0,-1 1 0,1-1-1,0 1 1,-1-1 0,1 1-1,-4-1 1,-67-24-319,71 25 250,-37 0-2695,14 8-4662,20-4 5065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47:30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2 370 36,'-1'-1'4470,"12"-9"-2810,-10 8-1656,0 1 1,0 0 0,1-1 0,-1 1 0,0 0 0,1 0-1,-1 0 1,1 0 0,-1 0 0,1 0 0,-1 0 0,1 1-1,2-2 1,19-8 11,-20 8-12,0 0-1,1 0 1,-1 1-1,1-1 1,0 1-1,-1 0 1,1 0-1,0 0 0,6 0 1,0-4 15,1-5-13,-8 10-12,36-19 90,-22 14-47,-9 1-30,0 2-1,0-1 1,0 1 0,0 0 0,10 0 0,6-7-8,-21 7 13,1 0-1,1 0 1,-1 0-1,0 0 1,0 1-1,1 0 1,-1 0-1,1 0 1,6 0-1,-5 0 71,0 0 0,1-1 0,-1 1 1,-1-1-1,1 0 0,0-1 0,0 1 0,9-7 0,-12 6-68,1 1 1,0 0-1,0 0 1,0 0-1,0 1 0,0 0 1,8-2-1,-10 2 51,-1 1 0,1-1-1,0 0 1,0 0 0,0 0-1,-1 0 1,1 0 0,0-1 0,-1 1-1,1 0 1,-1-1 0,1 1-1,-1-1 1,0 1 0,0-1-1,0 0 1,0 0 0,0 1-1,1-5 1,7-6 97,4 0-109,-11 10-26,1 1 0,-1-1 1,0 0-1,0 0 0,1 0 0,-1 0 0,-1-1 0,1 1 0,0-1 1,-1 1-1,1-1 0,-1 1 0,2-6 0,-2 6 97,0 0 0,0 0 0,1 0 0,-1 0 1,0 0-1,1 0 0,-1 0 0,1 1 0,-1-1 0,1 1 0,0-1 0,3-2 0,16-15-131,-13 9-18,-7 8 34,0 1 0,0-1 0,0 1 0,0 0-1,0-1 1,0 1 0,0 0 0,1 0 0,-1 0 0,0 0 0,1 0 0,-1 0 0,1 0 0,-1 0 0,1 0-1,1 0 1,-2 1 3,24-28 820,-25 26-659,0 2-163,0 0 0,0 0-1,0 0 1,0 0 0,1 0 0,-1 0-1,0 1 1,0-1 0,0 0 0,1 0-1,-1 0 1,0 0 0,0 0 0,0 0-1,1 0 1,-1 0 0,0 0 0,0 0 0,0 0-1,1 0 1,-1 0 0,0-1 0,0 1-1,0 0 1,1 0 0,-1 0 0,0 0-1,0 0 1,0 0 0,0 0 0,1 0-1,-1-1 1,0 1 0,0 0 0,0 0-1,0 0 1,0 0 0,1-1 0,-1 1-1,0 0 1,0 0 0,0 0 0,0-1-1,0 1 1,0 0 0,0 0 0,0 0-1,0-1 1,0 1 0,0 0 0,0 0 0,0 0-1,0-1 1,0 1 0,0 0 0,0 0-1,0 0 1,0-1 0,0 1 0,0 0-1,0 0 1,-1-1 0,2 2 81,-8-1 21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30:55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1413 2213 160,'0'0'5,"0"-1"1,0 1-1,0 0 1,0 0-1,0-1 1,0 1-1,0 0 1,0 0-1,0 0 1,0-1-1,1 1 1,-1 0-1,0 0 1,0 0-1,0-1 1,0 1-1,1 0 1,-1 0-1,0 0 1,0 0-1,0-1 1,1 1-1,-1 0 0,0 0 1,0 0-1,1 0 1,-1 0-1,0 0 1,0 0-1,1 0 1,-1 0-1,0 0 1,0 0-1,1 0 1,-1 0-1,0 0 1,0 0-1,1 0 1,-1 0-1,0 0 1,0 0-1,1 0 1,-1 0-1,0 0 0,0 0 1,0 0-1,1 1 1,-1-1-1,0 0 1,0 0-1,0 0 1,1 0-1,-1 1 1,0-1-1,0 0 1,1 1-6,0-1 1,0 1 0,-1-1 0,1 1 0,0-1-1,-1 1 1,1 0 0,-1-1 0,1 1-1,0 0 1,-1-1 0,1 1 0,-1 0-1,0 0 1,1 0 0,-1-1 0,0 1 0,1 0-1,-1 1 1,1 25 129,-3 33 27,-41 122 969,33-149-1104,9-30-20,-1 1 0,0-1-1,1 1 1,0-1 0,0 1-1,0 0 1,0-1 0,1 1-1,-1 0 1,1 0-1,0 0 1,0 0 0,1-1-1,-1 1 1,1 0 0,-1 0-1,3 5 1,-1-7 5,-1-1 1,1 0-1,0 0 0,-1 0 1,1 0-1,0-1 1,-1 1-1,1 0 0,0-1 1,0 1-1,0-1 0,0 0 1,0 1-1,0-1 1,-1 0-1,1 0 0,0 0 1,0-1-1,0 1 1,0 0-1,0-1 0,0 1 1,2-2-1,61-17 47,-41 11-72,28-11-37,-42 14-173,1 1 1,1 0 0,-1 0-1,0 1 1,1 1 0,17-2-1,-23 4-177</inkml:trace>
  <inkml:trace contextRef="#ctx0" brushRef="#br0" timeOffset="333.54">1573 2526 84,'-1'18'184,"-1"0"0,-1-1-1,-5 19 1,4-18-144,1-1 1,0 0-1,0 19 0,3-32-67,-1 0 0,1 0-1,-1 0 1,0 0 0,0 0 0,0 0-1,-1 0 1,1 0 0,-1 0 0,0-1 0,0 1-1,-5 6 1,1-4-255</inkml:trace>
  <inkml:trace contextRef="#ctx0" brushRef="#br0" timeOffset="36.47">1812 98 44,'0'0'483,"1"2"-22,4 4-94,-1-1 0,1 1 0,-1 0 0,0 0 0,0 1 0,0-1 0,3 12 0,13 19 174,-11-16-304,-1 1-1,0 0 1,-2 0-1,0 0 1,-1 1-1,2 45 1,-3-37-225,-1 5-4,-1 0 1,-2 1-1,-1-1 0,-2 1 0,-10 49 0,-61 174 39,67-242-44,0 1 0,-2-2 0,-1 1 0,-19 27 1,-3 12 28,27-44-48,4-11 7,1-5 1,0 3-7,32-4-1602,-10-1-859,-7 2 584</inkml:trace>
  <inkml:trace contextRef="#ctx0" brushRef="#br0" timeOffset="36.47">2426 2837 264,'7'-9'1232,"-3"0"8193,-4 7-9226,0 1 0,1-1 0,-1 1 0,0-1 0,1 1 0,-1-1 0,1 1 0,-1 0 0,1-1 0,0 1 0,-1 0 0,1-1 0,0 1 0,0 0-1,0 0 1,0 0 0,0 0 0,0 0 0,0 0 0,1 0 0,1-1 0,37-28-553,-30 23 661,81-74-104,-70 60-4,1 1 0,1 1 0,45-29 0,-46 34-131,-2-1 0,0-1 0,-1-1 0,21-24 0,26-21 153,37-39-182,-31 27 109,-38 45-65,0 0 0,2 3 0,47-28 0,51-33-143,1 10 9,-76 44 58,1 2 0,1 3 0,2 3 0,97-26 0,-111 38-22,-2-2 0,80-37 0,82-60 42,-196 105-29,284-141-13,-126 66 10,-85 44 19,-58 26-6,1 0 0,-2-2 0,43-27 0,-69 40 4,-1 1-1,1 0 1,0-1 0,-1 1-1,1 0 1,-1-1-1,1 1 1,0-1 0,-1 1-1,1-1 1,-1 1-1,0-1 1,1 1 0,-1-1-1,1 0 1,-1 1-1,0-1 1,1 0 0,-1 1-1,0-1 1,0 0-1,0 1 1,1-1 0,-1 0-1,0 1 1,0-1-1,0 0 1,0 0 0,0 1-1,0-1 1,0 0-1,-1 1 1,1-1-1,0 0 1,0 1 0,0-1-1,-1 0 1,1 1-1,0-1 1,-1 0 0,0 0-1,-2-2-13,0 1-1,0 0 0,0 0 1,0 0-1,0 0 0,-1 0 1,1 0-1,-1 1 0,-3-1 1,-12-4-54,-1 1 0,-35-4 0,-275-9 60,277 12 0,-1 4 0,0 1 0,0 3 0,0 2 0,0 3 1,-66 16-1,116-24-1146,-1 0 1,1 0-1,-1-1 1,1 1-1,0-1 1,0 0-1,0-1 1,0 1-1,0-1 1,0 0-1,0 1 1,1-2-1,-7-5 1,9 6-352</inkml:trace>
  <inkml:trace contextRef="#ctx0" brushRef="#br0" timeOffset="36.47">4262 999 536,'5'-8'3307,"-5"8"-3187,0 0 0,0 0 0,0 0 0,0 0-1,-1 0 1,1 0 0,0 0 0,0-1 0,0 1 0,0 0-1,0 0 1,-1 0 0,1 0 0,0 0 0,0 0-1,0 0 1,0-1 0,0 1 0,0 0 0,0 0 0,0 0-1,0 0 1,0-1 0,0 1 0,-1 0 0,1 0-1,0 0 1,0 0 0,0 0 0,0-1 0,0 1 0,0 0-1,0 0 1,0 0 0,1 0 0,-1-1 0,0 1-1,0 0 1,0 0 0,0 0 0,0 0 0,0-1 0,0 1-1,0 0 1,0 0 0,0 0 0,0 0 0,1 0-1,-1 0 1,0-1 0,0 1 0,0 0 0,0 0 0,0 0-1,1 0 1,-1 0 0,0 0 0,0 0 0,0 0-1,0 0 1,0 0 0,1 0 0,-1 0 0,-1 0 362,-37 6 1547,-298 21-1279,329-26-745,6-1-21,-1 0-1,0-1 1,0 2 0,1-1 0,-1 0-1,0 0 1,0 1 0,1-1-1,-1 0 1,0 1 0,1 0 0,-1-1-1,0 1 1,1 0 0,-4 2-1,6 0 37,-1-1-1,1 1 0,0-1 1,0 1-1,0-1 0,0 1 0,0-1 1,1 0-1,-1 1 0,1-1 1,0 0-1,-1 0 0,1 0 0,0 0 1,4 3-1,45 33 0,-9-6-61,-1 7 46,-15-14 0,0 1-1,35 46 0,-57-68 25,10 15 796,-14-19-807,0 0 1,0 1 0,0-1-1,1 0 1,-1 0-1,0 1 1,0-1 0,0 0-1,1 0 1,-1 0-1,0 0 1,0 1 0,1-1-1,-1 0 1,0 0-1,0 0 1,1 0 0,-1 0-1,0 0 1,0 0-1,1 0 1,-1 0-1,0 0 1,1 0 0,-1 0-1,0 0 1,0 0-1,1 0 1,-1 0 0,0 0-1,0 0 1,1 0-1,-1 0 1,0 0 0,0 0-1,1 0 1,-1-1-1,0 1 1,0 0 0,1 0-1,6-11 157,0 0 0,0 0-1,-1 0 1,9-24 0,17-31 68,-10 28 83,-2-1 1,15-42-1,-11 24 80,-21 50-376,0 0 0,0 0 0,-1-1 0,3-14 0,-10 46-12886,5-12 9111</inkml:trace>
  <inkml:trace contextRef="#ctx0" brushRef="#br0" timeOffset="36.47">19 1554 64,'0'0'193,"-1"0"1,1 1-1,-1-1 0,1 0 1,-1 0-1,1 0 0,-1 0 1,1 1-1,-1-1 0,1 0 0,-1 0 1,1 0-1,-1 0 0,1 0 1,-1 0-1,1 0 0,-1 0 1,1-1-1,-1 1 0,1 0 1,-1 0-1,1 0 0,-1 0 1,1-1-1,0 1 0,-1 0 1,1-1-1,-1 1 0,1 0 1,0-1-1,-1 1 0,1 0 0,-1-1 1,1 1-1,0 0 0,0-1 1,-1 1-1,1-1 0,0 1 1,0-1-1,0 1 0,-1-1 1,1 1-1,0-1 0,0 1 1,0-1-1,0 1 0,0-1 1,0 1-1,0-1 0,0 1 1,0-1-1,0 1 0,0-1 0,1 1 1,-1-2-1,1-10-240,-2 8 256,0 4-201,1 0 0,0-1 0,0 1 0,0 0-1,0-1 1,0 1 0,0-1 0,-1 1 0,1 0-1,0-1 1,0 1 0,0 0 0,0-1 0,0 1-1,0 0 1,0-1 0,1 1 0,-1 0 0,0-1 0,0 1-1,0-1 1,0 1 0,0 0 0,0-1 0,1 1-1,-1 0 1,0 0 0,0-1 0,1 1 0,-1 0-1,0-1 1,1 1 0,6-7 59,0 1 0,1-1 0,0 1 0,0 1 0,0 0 0,1 0 0,-1 0 0,1 1 0,0 1 0,1 0 0,-1 0 0,0 0 0,14-1 0,14-1 387,1 2 0,41 2 0,-78 1-454,223 15 266,-162-12-285,100 18 0,-101-11 74,102 4 0,210-33-25,-271 11-74,-56 4 40,0-3 0,-1-2 1,64-21-1,125-61 6,-197 72 44,0-1 0,-1-3-1,-1 0 1,42-39 0,-33 26 32,-34 28-142,-1-1 1,-1 0-1,0 0 1,12-19-1,-14 19 64,0 0 1,1 0-1,0 0 0,1 1 0,16-14 1,-3 8 21,11-10-1,1 2 0,2 2 1,36-18-1,-65 36-21,0 0 0,0-1 1,0 0-1,-1 0 0,1 0 0,-1-1 1,0 0-1,0 0 0,-1 0 0,1-1 1,-1 1-1,6-9 0,-7 7 1,0 0 0,-1-1-1,1 1 1,-1-1 0,-1 0 0,1 1-1,-1-1 1,0 0 0,-1 0 0,0-13-1,0 12-5,1-26-12,-2-1 1,-9-50-1,9 78 12,0-1 0,0 0 0,1 0 1,0 0-1,0 1 0,1-1 0,0 0 0,0 0 0,1 1 1,0-1-1,3-9 0,3-4-17,-5 12-37,14 11-29,106 11 167,-99-7-81,2-1 0,-1-2 0,0 0 0,1-1 0,0-2 0,-1-1-1,1 0 1,31-8 0,2-6 66,-56 13-805,-11-7-9005,3 6 8016</inkml:trace>
  <inkml:trace contextRef="#ctx0" brushRef="#br0" timeOffset="36.47">3108 369 264,'6'-9'9708,"0"10"-9563,0-1-1,1 1 1,-1 0-1,0 1 1,0-1-1,0 1 1,10 5-1,0-2-84,-1 1 1,0 0-1,-1 1 0,0 0 0,0 2 0,0-1 0,-1 2 0,15 13 0,-27-21-52,1 0-1,0 0 1,-1 1 0,1-1 0,-1 1-1,1-1 1,-1 1 0,0-1-1,0 1 1,-1 0 0,1-1-1,0 1 1,-1 0 0,0 0-1,0 0 1,1-1 0,-1 1-1,-1 0 1,1 0 0,0 0-1,-1-1 1,0 1 0,-1 5 0,0-4-2,0 0 0,0 0 1,0 0-1,0-1 0,-1 1 1,0-1-1,1 1 0,-1-1 1,0 0-1,-1 0 0,1 0 1,-1 0-1,-5 3 0,8-5-6,0 0-1,-1 0 0,1-1 0,0 1 0,0-1 0,0 1 0,0-1 0,-1 0 1,1 1-1,0-1 0,0 0 0,-1 0 0,1 0 0,0 0 0,0 0 0,-1 0 0,1 0 1,0 0-1,-2-1 0,-7 0-1506,-2-5-5592,7 6 5028</inkml:trace>
  <inkml:trace contextRef="#ctx0" brushRef="#br0" timeOffset="36.47">2570 1471 20,'19'-3'2204,"-18"3"-2154,-1 0-1,0 0 1,0 0 0,0 0-1,0 1 1,1-1-1,-1 0 1,0 0-1,0 0 1,1 0-1,-1 0 1,0 0-1,0 0 1,0 0-1,1 0 1,-1 0-1,0 0 1,0 0-1,1 0 1,-1 0-1,0-1 1,0 1 0,0 0-1,1 0 1,-1 0-1,0 0 1,0 0-1,0 0 1,0 0-1,1-1 1,-1 1-1,0 0 1,0 0-1,0 0 1,0 0-1,0-1 1,1 1-1,-1 0 1,0 0-1,0 0 1,0-1 0,0 1-1,0 0 1,0-1-1,-1 3 47,0 0 0,0-1 0,0 1-1,0-1 1,0 1 0,0-1 0,0 1 0,-1-1 0,1 0 0,-1 0-1,1 0 1,-1 1 0,1-2 0,-1 1 0,1 0 0,-1 0 0,-3 1-1,-38 15 136,39-15-127,-15 6 9,0-1 1,-1-1-1,0-1 1,0 0-1,-1-2 1,-25 2-1,43-5-150,0-1 0,0 0 0,0 1-1,0-1 1,0 0 0,0 0-1,0-1 1,0 1 0,-3-2 0,-5-10-3714</inkml:trace>
  <inkml:trace contextRef="#ctx0" brushRef="#br0" timeOffset="36.47">2324 1399 84,'-8'4'4297,"2"0"-4199,1 0 0,0 0 1,1 1-1,-1-1 1,-6 10-1,-2 6 23,11-18-117,1 0-1,-1 1 1,0-1-1,1 0 1,-1 1-1,1-1 1,0 1 0,0-1-1,0 1 1,0 0-1,0 0 1,0-1-1,0 5 1,-4 11 11,5-17-15,-1 0 0,1 0 1,-1 0-1,1 0 0,-1 0 0,1-1 0,0 1 0,0 0 0,-1 0 0,1 0 1,0 0-1,0 0 0,0 0 0,0 0 0,0 0 0,0 0 0,0 0 1,1 0-1,-1 0 0,0 0 0,0 0 0,1-1 0,-1 1 0,1 1 0,2 3 41,-1 0 0,1 0-1,1 0 1,-1-1 0,1 1-1,-1-1 1,1 0 0,0 0 0,1-1-1,-1 1 1,1-1 0,5 4-1,1 1-1,-1 0-1,0 1 0,-1 0 1,9 11-1,-17-19-36,0 0-1,0 0 1,0 1-1,0-1 1,0 0-1,0 1 1,0-1-1,0 1 0,-1-1 1,1 1-1,-1-1 1,1 1-1,-1-1 1,0 1-1,1 0 1,-1-1-1,0 1 1,0 1-1,0-2 4,0-1-12,0 2-5,0-1 7,0-1 84,0 0 17,0-45 1280,-6-105 1193,-4 77-291,5 63-3565,-1-3-7946</inkml:trace>
  <inkml:trace contextRef="#ctx0" brushRef="#br0" timeOffset="36.47">4235 660 164,'-26'0'1703,"18"0"-786,15 0 456,8-18 1886,4-4-3012,63-37 847,-17 11-229,266-138 1477,-219 123-2284,-111 63-128,-39 6-10487,28-3 9270</inkml:trace>
  <inkml:trace contextRef="#ctx0" brushRef="#br0" timeOffset="36.47">4624 579 84,'0'0'409,"6"-22"2976,0 15-3102,0 0 0,1 0 0,0 1 0,0 0 1,1 0-1,-1 0 0,1 1 0,0 0 0,1 1 1,-1 0-1,1 0 0,0 1 0,0 0 0,0 0 1,16-2-1,-21 5-256,0-1 0,0 0-1,0 1 1,0 0 0,1 0 0,-1 0 0,0 1 0,0-1 0,0 1 0,0 0 0,0 0 0,3 2 0,-5-3-24,-1 1 0,0 0 1,1 0-1,-1 0 0,0 0 1,0 0-1,0 0 1,0 1-1,0-1 0,0 0 1,0 0-1,-1 1 0,1-1 1,0 1-1,-1-1 1,1 0-1,-1 1 0,1-1 1,-1 1-1,0 0 0,1-1 1,-1 1-1,0-1 1,0 1-1,0-1 0,0 1 1,-1-1-1,1 1 1,0-1-1,-1 1 0,1-1 1,-1 1-1,1-1 0,-1 1 1,0 0-1,-4 10 3,0 0 0,-1 0-1,0-1 1,0 0 0,-2 0-1,1 0 1,-1-1 0,-1-1-1,1 1 1,-2-1 0,1-1-1,-20 14 1,7-2 0,44-22-41,-9 1 35,0 0 0,-1 0 0,1 2 0,0-1 0,0 1 0,-1 1 0,14 4 0,-17-4 6,0 0 0,-1 1 0,1 0-1,-1 0 1,0 1 0,0 0 0,0 0 0,-1 1 0,1 0 0,-1 0 0,7 8 0,-13-12 22,1 0-1,-1 0 1,0 0 0,0 1-1,1-1 1,-1 0-1,0 1 1,0-1 0,-1 1-1,1-1 1,0 1-1,0-1 1,-1 1 0,1 0-1,-1-1 1,1 1-1,-1 0 1,0-1 0,0 1-1,1 0 1,-1 0-1,-1-1 1,1 1 0,0 0-1,0 0 1,-1-1 0,1 1-1,0 0 1,-1-1-1,0 1 1,1-1 0,-1 1-1,0 0 1,0-1-1,0 0 1,0 1 0,0-1-1,0 0 1,0 1-1,-1-1 1,-1 1 0,-6 5 151,-1-1-1,0-1 1,0 1 0,-1-2 0,-15 6 0,26-10-178,-6 2-54,-1 0 0,1 0 0,-1-1 1,0 0-1,1 0 0,-1-1 1,0 1-1,0-2 0,-10 0 0,10 0-995,1-1-1,0 1 1,0-1-1,0 0 0,0-1 1,-7-3-1,3 0-1273</inkml:trace>
  <inkml:trace contextRef="#ctx0" brushRef="#br0" timeOffset="36.47">3462 226 256,'0'0'1840,"0"-3"-957,0 3-483,1 0 27,-1 0-426,0 0-1,0 0 1,0 0-1,0 1 1,-1-1-1,1 0 1,0 0-1,0 0 1,0 0-1,0 0 1,0 0-1,0 0 1,0 0-1,-1 0 1,1 0-1,0 0 1,0 0-1,0 1 1,0-1-1,0 0 1,0 0-1,0 0 1,0 0-1,0 0 1,0 0-1,0 0 1,0 1-1,0-1 1,0 0-1,0 0 1,0 0-1,0 0 1,0 0-1,0 0 1,0 1-1,0-1 1,0 0-1,0 0 1,0 0-1,0 0 1,0 0-1,0 0 1,0 1-1,0-1 1,0 0-1,0 0 1,0 0-1,0 0 1,0 0-1,0 0 1,0 0-1,1 0 1,-1 0-1,0 1 1,0-1-1,0 0 1,0 0-1,0 0 1,0 0-1,-16 3-19,16-3 29,-1 0-5,-3 0-1,-17 3 58,20-3-37,16-9 2421,56-19-1527,-17 8-907,5-6-105,-9 5 905,-1-2-1,74-48 1,-105 62-695,-15 8-110,-1 0 0,1 0 0,-1 0 0,0 0 0,1 0 0,-1-1 0,0 1 0,0-1 0,1 0 0,-1 0 0,-1 1 0,1-1 0,0 0 1,0-1-1,1-1 0,-2 4-18,1 1 303,-11 4-8905,4-5 7133</inkml:trace>
  <inkml:trace contextRef="#ctx0" brushRef="#br0" timeOffset="36.47">3648 294 180,'9'-10'1648,"-2"2"-708,-11 5 2916,3 3-3510,-11 30-347,9-21 26,-1 0 1,1 1-1,1-1 1,0 0 0,0 1-1,0-1 1,1 17-1,-4 20 55,-2 9 4,7-45-75,0-1-1,-1 1 1,0-1-1,-1 0 1,0 0-1,-1 1 0,0-1 1,-5 11-1,8-19-8,-1-1-1,1 1 1,0-1 0,-1 1-1,1-1 1,0 1-1,0-1 1,0 1 0,-1-1-1,1 1 1,0-1-1,0 1 1,0-1-1,0 1 1,0-1 0,0 1-1,0-1 1,0 1-1,0-1 1,0 1-1,0-1 1,1 1 0,-1-1-1,0 1 1,0-1-1,0 1 1,1-1-1,-1 1 1,0-1 0,1 1-1,-1-1 1,1 1-1,-2 1 665,10-3-595,-1-1-1,1 0 0,0 0 1,-1 0-1,10-5 0,37-10-90,-18 9 49,17-2-3162,-54 10 3033,1 0-1,-1 0 0,1 0 1,-1 0-1,0 0 1,1 0-1,-1 0 0,1 0 1,-1 0-1,0 0 1,1-1-1,-1 1 0,0 0 1,1 0-1,-1 0 1,1 0-1,-1-1 1,0 1-1,0 0 0,1 0 1,-1-1-1,0 1 1,1 0-1,-1-1 0,0 1 1,0 0-1,1 0 1,-1-1-1,0 1 0,0-1 1,0 1-1,0 0 1,0-1-1,1 1 0,-1 0 1,0-1-1,0 1 1,0-1-1,0-2-679</inkml:trace>
  <inkml:trace contextRef="#ctx0" brushRef="#br0" timeOffset="36.47">3781 320 60,'0'0'586,"-22"69"2807,1 3-935,3 0 1,-11 102-1,24-144-2241,0 2-69,-2 47 1,5-69-1600,-3-14-941,-3-14-1882,8 18 4040,-1-6-1451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1:49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1260 72,'7'5'8535,"-14"-7"-2789,7 0-5709,-1 1 1,0-1 0,1 1-1,-1 0 1,1-1 0,-1 0-1,1 1 1,0-1 0,0 1-1,-1-1 1,1 1 0,0-1-1,1 0 1,-1 1 0,0-1-1,0 1 1,1-1 0,-1 1-1,0-1 1,1 1 0,0-1-1,-1 1 1,1-1 0,0 1-1,0 0 1,1-2 0,26-45-203,-17 34 144,0 0 0,1 1 1,1 1-1,0 0 1,1 0-1,0 2 0,0 0 1,1 0-1,1 1 1,0 1-1,0 1 0,0 0 1,20-5-1,23-3 69,1 3 1,91-8-1,-115 16-62,5 2-16,1 1-1,0 3 1,-1 1-1,74 16 1,-102-16-34,-3-1-3588</inkml:trace>
  <inkml:trace contextRef="#ctx0" brushRef="#br0" timeOffset="847.16">61 1072 444,'0'0'403,"9"10"4719,-56 77-2826,43-78-2287,0 1 1,1 0 0,0 0 0,0 1-1,1-1 1,0 0 0,1 1 0,0-1-1,1 1 1,2 18 0,-2-11-41,0-16 31,0 0-1,0 0 0,0 0 0,0 0 0,0 0 0,1-1 0,-1 1 0,1 0 0,-1 0 0,1 0 0,0-1 0,0 1 0,0 0 1,0-1-1,0 1 0,0 0 0,0-1 0,0 0 0,1 1 0,-1-1 0,0 0 0,1 1 0,-1-1 0,1 0 0,0 0 1,-1 0-1,1-1 0,0 1 0,-1 0 0,1-1 0,0 1 0,0-1 0,0 1 0,0-1 0,0 0 0,-1 0 0,1 0 0,2 0 1,11 0 8,-1-1 1,0-1 0,0 0 0,19-6 0,1 1 0,-4 1-24,0-1 0,53-19-1,-82 26 32,0 0 0,1-1 0,-1 1 0,0-1 0,1 1-1,-1-1 1,0 0 0,0 1 0,0-1 0,1 0 0,-1 0 0,0 0-1,0 0 1,0 0 0,0 0 0,-1 0 0,1 0 0,0 0-1,0 0 1,-1 0 0,1-1 0,0 1 0,-1 0 0,0-1-1,1-1 1,-1 0 23,0 1 0,-1 0-1,1 0 1,-1 0 0,1 0-1,-1 0 1,0 0 0,0 0-1,0 0 1,0 0 0,0 0-1,-1 0 1,1 1 0,-3-4-1,-8-6 276,0 0 0,-1 0 0,-20-12 0,29 20-219,-73-43 1144,46 28-1407,1-1 0,-29-23-1,59 41-108,-1 0 0,0 0-1,1 1 1,-1-1-1,1 0 1,-1 0 0,1 0-1,-1 0 1,1 0 0,0 0-1,0 0 1,-1 0-1,1 0 1,0 0 0,0 0-1,0 0 1,0 0-1,0 0 1,0 0 0,0 0-1,0 0 1,1 0 0,-1 0-1,1-1 1,3-4-1847</inkml:trace>
  <inkml:trace contextRef="#ctx0" brushRef="#br0" timeOffset="1839.74">1160 857 204,'3'-1'2024,"3"8"-1231,5 11-216,5 48 35,-13-59-606,-1 1 0,1-1 0,1 0 0,-1-1 1,1 1-1,1-1 0,-1 1 0,1-1 0,0-1 1,0 1-1,1-1 0,-1 0 0,1 0 0,0 0 1,1-1-1,-1 0 0,9 4 0,-11-6-8,0 0 1,1-1-1,-1 1 0,1-1 0,0 0 0,-1 0 1,1-1-1,0 1 0,0-1 0,-1 0 0,1-1 1,0 1-1,-1-1 0,1 0 0,0 0 0,-1 0 1,1 0-1,-1-1 0,1 0 0,-1 0 0,0 0 1,0 0-1,0-1 0,0 0 0,0 0 0,0 0 1,-1 0-1,6-7 0,2-1 7,-1 0-1,0-1 1,0 0-1,-2 0 0,1-1 1,-2 0-1,0-1 1,0 0-1,-1 0 1,4-16-1,-4 3-11,-2-1 1,-1 1-1,-1 0 0,-1-1 0,-1 1 0,-2-1 0,-1 1 0,-1 0 0,-1 0 0,-2 0 0,0 0 0,-13-27 0,18 48 4,0 0 0,-1 0 0,0 1 0,0-1 0,0 1 0,-1 0 0,0 0 0,0 0 0,0 0 0,0 0 0,-1 1 0,0 0-1,-9-6 1,12 8 3,-1 1-1,1 0 0,-1 0 0,1 1 0,-1-1 0,0 0 0,1 1 0,-1 0 0,1-1 0,-1 1 1,0 0-1,1 0 0,-1 1 0,0-1 0,1 0 0,-1 1 0,1 0 0,-1-1 0,1 1 0,-1 0 1,1 1-1,-1-1 0,1 0 0,0 1 0,0-1 0,0 1 0,0-1 0,0 1 0,0 0 0,0 0 1,0 0-1,1 0 0,-1 0 0,1 1 0,-2 1 0,1 1 7,0-1 0,0 1-1,0-1 1,0 1 0,1 0 0,-1 0 0,2 0 0,-1 0-1,0-1 1,1 1 0,0 0 0,0 0 0,0 0-1,1 6 1,17 75 87,-11-61-36,8 28 211,25 55 1,-25-68-63,-2-12-73,1 0 0,1-1 0,25 33 0,4 10-193,-42-60-806,-9-14-2374,3-2 2217</inkml:trace>
  <inkml:trace contextRef="#ctx0" brushRef="#br0" timeOffset="2062.84">1089 622 1652,'-5'-4'697,"0"1"0,-1-1 0,1 0-1,1-1 1,-1 1 0,-7-11 0,12 15-493,21 11-4768,-10-7 3026</inkml:trace>
  <inkml:trace contextRef="#ctx0" brushRef="#br0" timeOffset="2747.45">1603 765 84,'8'0'161,"0"-1"0,0 0 1,0 0-1,0-1 0,0 0 0,0 0 1,15-7-1,-20 7-146,0 1-1,0-1 1,0 0 0,0 1-1,-1-1 1,1-1 0,0 1-1,-1 0 1,1-1 0,-1 1-1,0-1 1,0 0 0,0 0-1,0 0 1,0 0 0,-1 0-1,1 0 1,-1 0 0,0 0-1,0-1 1,0 1 0,-1 0-1,1-1 1,0-5 0,-3-8 96,0 0-1,-2 0 1,1 0 0,-2 1 0,0-1 0,-1 1-1,-1 1 1,-1-1 0,-13-22 0,21 37 24,9 10-121,8 19-35,-2 20 2,-9-32 65,-1 1 0,5 31 0,90 451 1005,-77-401-1042,-15-68-12,-3-11-37,0 1 0,-1 0 1,1 29-1,-5-49 32,0 0 0,0 0 1,0 1-1,0-1 1,0 0-1,0 0 0,0 0 1,0 1-1,0-1 1,0 0-1,0 0 0,-1 0 1,1 1-1,0-1 1,0 0-1,0 0 0,0 0 1,0 0-1,0 1 1,-1-1-1,1 0 0,0 0 1,0 0-1,0 0 1,-1 0-1,1 0 0,0 1 1,0-1-1,0 0 1,-1 0-1,1 0 0,0 0 1,0 0-1,0 0 1,-1 0-1,1 0 0,0 0 1,0 0-1,0 0 1,-1 0-1,1 0 0,0 0 1,0 0-1,0 0 1,-1 0-1,1-1 0,0 1 1,0 0-1,0 0 1,-1 0-1,1 0 0,-18-11-334,-15-15 32,22 12 614,0-1 1,1 1 0,0-2-1,1 1 1,1-1-1,0-1 1,2 0 0,-1 0-1,2 0 1,-5-26 0,9 38-277,0 0 0,1 0 0,-1 0 1,1 0-1,0 0 0,0 0 0,1 0 1,-1 0-1,1 0 0,0 1 0,0-1 1,1 0-1,0 0 0,-1 1 0,2-1 1,-1 1-1,0 0 0,1-1 1,0 1-1,5-6 0,-4 7-389,0-1-1,0 1 1,0 0 0,0 0-1,0 1 1,1-1 0,0 1-1,-1 0 1,1 0 0,0 1-1,0 0 1,0-1 0,5 1 0,1 0-547</inkml:trace>
  <inkml:trace contextRef="#ctx0" brushRef="#br0" timeOffset="4315.83">2013 914 48,'0'-1'81,"0"0"0,0 0 1,0 0-1,0 0 0,0 0 0,0 0 1,-1 0-1,1 0 0,0 0 0,-1 0 0,1 0 1,-1 1-1,1-1 0,-1 0 0,1 0 0,-1 0 1,0 1-1,1-1 0,-1 0 0,0 1 1,0-1-1,0 0 0,1 1 0,-1-1 0,0 1 1,0-1-1,0 1 0,-2-1 0,-1 0 51,0 0-1,-1 0 0,1 1 0,0 0 1,-1-1-1,1 1 0,-6 1 0,-76 18 1069,80-17-917,5-2-277,-1 1 0,1-1 0,0 1 0,0 0 0,0-1 0,0 1 0,-1 0 0,1 0 0,0 0 0,0 0 0,0 0 0,1 0 0,-1 0 0,0 0 0,0 0 0,0 1-1,1-1 1,-1 0 0,1 0 0,-1 1 0,1-1 0,0 0 0,-1 1 0,1-1 0,0 1 0,0-1 0,0 0 0,0 1 0,0-1 0,0 0 0,0 1 0,0-1 0,1 1 0,-1-1 0,0 0 0,1 1 0,-1-1 0,1 0 0,0 0 0,-1 1 0,1-1 0,1 1 0,0 3-9,1 0 0,-1-1-1,1 1 1,0-1 0,0 1 0,1-1 0,-1 0-1,1 0 1,0-1 0,6 5 0,-7-6-25,0 0 0,0-1 0,0 0 0,1 1 0,-1-1 0,0 0 0,1-1 0,-1 1 1,1 0-1,-1-1 0,1 0 0,-1 0 0,1 0 0,-1 0 0,1-1 0,-1 1 0,1-1 0,-1 0 0,0 0 0,1 0 1,-1-1-1,0 1 0,0-1 0,0 1 0,0-1 0,0 0 0,0 0 0,0-1 0,-1 1 0,1 0 0,-1-1 0,0 0 1,1 0-1,-1 1 0,0-1 0,-1 0 0,1 0 0,-1-1 0,1 1 0,-1 0 0,0-1 0,0 1 0,0 0 0,-1-1 1,1 1-1,-1-7 0,1 3 36,-2 1 1,1 0-1,-1 0 1,0 0 0,0 0-1,-1 0 1,0 0-1,0 0 1,0 1 0,-1-1-1,0 1 1,0-1-1,0 1 1,0 0-1,-7-7 1,10 12-7,0 0-1,0-1 1,0 1 0,0 0 0,0 0-1,0 0 1,-1 0 0,1-1 0,0 1-1,0 0 1,0 0 0,0 0-1,0 0 1,0 0 0,-1-1 0,1 1-1,0 0 1,0 0 0,0 0 0,0 0-1,-1 0 1,1 0 0,0 0-1,0 0 1,0 0 0,-1-1 0,1 1-1,0 0 1,0 0 0,0 0 0,-1 0-1,1 0 1,0 0 0,0 0-1,0 0 1,-1 1 0,1-1 0,0 0-1,0 0 1,0 0 0,0 0 0,-1 0-1,1 0 1,0 0 0,0 0-1,0 0 1,0 1 0,-1-1 0,1 0-1,0 0 1,0 0 0,0 0 0,0 0-1,0 1 1,0-1 0,0 0-1,-1 0 1,1 0 0,0 0 0,0 1-1,-1 19 22,10 26 112,7-14-8,-15-27-125,1 0 1,0 0 0,1 0 0,-1-1 0,1 1 0,0 0 0,0-1 0,0 0-1,1 0 1,-1 0 0,1 0 0,0-1 0,0 1 0,0-1 0,10 6-1,-6-6 1,1 0 0,0 0 0,0 0 0,0-1 0,0 0 0,0-1 0,0 0 0,10-1 0,-17 0-6,1 0 0,-1 0 0,0 0 1,1-1-1,-1 1 0,0-1 0,0 0 0,0 1 0,1-1 0,-1 0 0,0 0 0,0-1 0,0 1 0,0 0 0,-1-1 0,1 1 0,0-1 0,0 1 0,-1-1 0,1 0 0,-1 0 0,0 0 0,1 0 0,-1 0 0,0 0 0,0 0 0,0 0 0,0 0 0,-1 0 0,1-1 0,-1 1 0,1 0 0,-1 0 0,0-1 0,0 1 0,0 0 0,0-4 0,-1-5 12,-1-1 0,0 1 0,-1 0 0,0 0 0,-1 0-1,0 0 1,-10-18 0,14 28-9,0 0 0,0 1 0,-1-1 0,1 0 0,0 1 0,0-1-1,-1 1 1,1-1 0,0 1 0,-1-1 0,1 1 0,0-1 0,-1 1 0,1-1 0,-1 1 0,1-1 0,-1 1 0,1 0-1,-1-1 1,1 1 0,-1 0 0,0-1 0,1 1 0,-1 0 0,1 0 0,-1 0 0,0-1 0,1 1 0,-1 0 0,0 0-1,1 0 1,-1 0 0,1 0 0,-2 0 0,-7 22-15,7-16 19,1 1 0,1 0 0,0 0 0,0 0 0,0-1 0,2 13 0,2-11 15,0 1 0,0-1 0,0 0 0,1 0 0,0 0 0,1 0-1,0-1 1,0 0 0,1 0 0,9 7 0,-14-12-18,1 1 1,0-1-1,-1 0 0,1-1 0,0 1 1,0-1-1,0 1 0,1-1 0,-1 0 1,0 0-1,0 0 0,1 0 0,-1-1 1,0 1-1,1-1 0,-1 0 0,1 0 1,-1 0-1,0-1 0,1 1 0,-1-1 1,0 0-1,1 0 0,-1 0 0,0 0 1,0 0-1,0-1 0,0 1 0,0-1 1,0 0-1,5-4 0,-6 4 0,0 0-1,0 0 1,-1 1 0,1-1-1,0 0 1,-1-1-1,1 1 1,-1 0 0,0 0-1,0-1 1,0 1 0,0 0-1,0-1 1,0 1 0,-1-1-1,1 1 1,-1-1-1,0 1 1,0-1 0,0 0-1,0-2 1,-1-4 2,-1-1 0,0 1 0,-1 0 0,-6-13 0,6 15 3,0 0-1,1-1 1,0 1 0,0 0 0,-2-16-1,4 23-5,1 0-1,-1-1 0,0 1 0,0 0 0,0 0 0,0-1 0,0 1 0,0 0 0,0-1 0,0 1 0,1 0 0,-1 0 0,0-1 0,0 1 0,0 0 1,0-1-1,-1 1 0,1 0 0,0 0 0,0-1 0,0 1 0,0 0 0,0-1 0,0 1 0,0 0 0,0 0 0,-1-1 0,1 1 0,0 0 1,0 0-1,0 0 0,-1-1 0,1 1 0,0 0 0,0 0 0,0 0 0,-1-1 0,1 1 0,0 0 0,0 0 0,-1 0 0,1 0 0,0 0 0,-1 0 1,1 0-1,0 0 0,0 0 0,-1 0 0,1 0 0,0 0 0,-1 0 0,1 0 0,-1 0 1,1 1-1,0 0 1,-1-1 0,1 1-1,0 0 1,0 0-1,-1-1 1,1 1 0,0 0-1,0 0 1,0-1-1,0 1 1,0 0-1,0 0 1,0-1 0,0 1-1,0 0 1,1 0-1,-1 0 1,0-1 0,0 1-1,1 0 1,-1-1-1,1 2 1,12 39 79,-11-34-49,0 0 0,0 0 0,1 0 1,-1 0-1,2 0 0,6 12 0,-6-13-22,0 0-1,1-1 1,0 1-1,0-1 1,0 0-1,0 0 1,7 4-1,-11-8-6,1 0 0,-1-1 1,1 1-1,0 0 0,0-1 0,-1 1 0,1-1 0,0 0 1,0 1-1,0-1 0,-1 0 0,1 0 0,0 0 0,0 0 1,0-1-1,0 1 0,-1 0 0,1-1 0,0 1 0,-1-1 0,1 0 1,0 1-1,-1-1 0,1 0 0,0 0 0,-1 0 0,0 0 1,1-1-1,-1 1 0,0 0 0,1 0 0,-1-1 0,2-2 0,4-5-1,0-1-1,0 0 1,-1 0-1,-1 0 0,1-1 1,-2 0-1,1 0 0,-1 0 1,-1 0-1,0-1 1,-1 1-1,0-1 0,-1 0 1,0 0-1,-1 1 0,0-1 1,-4-21-1,-24-180-55,25 194 178,-2 1 0,1 0 0,-2 0 0,-12-26 0,30 94 59,23 62 1,15 23-166,-10-21-14,8 23-43,-44-121 51,-9-12 14,3-4-23,1 0 1,0 0 0,0-1-1,-1 1 1,1-1 0,0 1 0,0-1-1,0 1 1,0-1 0,-1 0 0,1 1-1,0-1 1,0 0 0,-1-2 0,-3-3 32,0-1-1,0 0 1,1 0 0,0 0 0,0-1 0,1 1 0,0-1 0,0 0 0,1 1 0,0-1 0,-1-9 0,0-11 901,1-52-1,2 67-603,0 8-235,0 0 1,0 0-1,1 0 0,0 0 1,0 0-1,0 0 0,0 1 1,1-1-1,0 0 0,0 1 1,0-1-1,0 1 0,1 0 1,0 0-1,0 0 0,5-6 0,-6 8-212,1 0 0,-1 0 0,1 0 0,0 1 0,-1-1 0,1 1 0,0-1-1,0 1 1,0 0 0,0 0 0,4 0 0,-3 0-403,0 1 0,-1 0 0,1 0 0,0 0 0,0 0 0,0 0 0,0 1 0,0 0 1,-1 0-1,6 2 0,-3 0-1217</inkml:trace>
  <inkml:trace contextRef="#ctx0" brushRef="#br0" timeOffset="5047.47">2894 966 288,'4'-1'271,"0"-1"1,0 0-1,1 0 1,-2 0-1,1 0 1,0-1-1,0 1 0,-1-1 1,1 0-1,-1 0 1,4-5-1,11-21-166,-15 26-104,-1 0-1,1-1 1,-1 1 0,0-1 0,0 1-1,0-1 1,-1 0 0,1 0 0,-1 1-1,0-1 1,0 0 0,1-7 0,-8-62 141,6 66 68,1 7-45,9 7-171,0 1 9,-1 0 0,1 0 0,-2 1-1,1 0 1,-1 0 0,-1 1 0,0 0 0,9 17 0,17 22 12,-26-39-8,0 0 0,-1 0 0,9 22 0,5 8-35,-20-40 29,0 0 0,0 0 0,1 0 0,-1 1 0,0-1 1,0 0-1,0 0 0,1 0 0,-1 1 0,0-1 0,0 0 0,0 0 1,0 1-1,0-1 0,0 0 0,1 1 0,-1-1 0,0 0 0,0 0 1,0 1-1,0-1 0,0 0 0,0 1 0,0-1 0,0 0 0,0 0 1,0 1-1,0-1 0,0 0 0,-1 1 0,1-1 0,0 0 0,0 0 0,0 1 1,0-1-1,0 0 0,0 0 0,-1 1 0,1-1 0,0 0 0,0 0 1,0 1-1,-1-1 0,1 0 0,0 0 0,0 0 0,-1 0 0,1 1 1,0-1-1,0 0 0,-1 0 0,1 0 0,0 0 0,-1 0 0,1 0 1,-26-4 38,-25-16-102,47 18-92,1-1 1,0 1 0,0 0-1,0-1 1,0 1 0,1-1-1,-1 0 1,1 0 0,0 0-1,-1 0 1,2-1 0,-1 1-1,0-1 1,0 1 0,1-1-1,0 1 1,0-1-1,0 0 1,0 0 0,1 1-1,-1-1 1,1-5 0,0 0-366</inkml:trace>
  <inkml:trace contextRef="#ctx0" brushRef="#br0" timeOffset="5482.6">3208 867 48,'0'0'68,"21"19"907,-17-19-945,0 1 1,0 0-1,-1-1 0,1 0 1,0 1-1,0-2 1,0 1-1,0 0 0,0-1 1,0 0-1,-1 0 0,1 0 1,0 0-1,0 0 1,-1-1-1,1 0 0,-1 0 1,0 0-1,4-2 1,-6 3-25,1 0 1,-1 0-1,0-1 1,0 1-1,0 0 1,0 0-1,-1 0 0,1-1 1,0 1-1,0 0 1,-1-1-1,1 1 1,-1-1-1,1 1 1,-1 0-1,0-1 1,0 1-1,1-1 1,-1-2-1,-1 2 4,1 0-1,-1 0 0,1 0 0,-1 0 1,0 0-1,0 0 0,0 0 1,0 0-1,0 0 0,-1 0 1,1 1-1,0-1 0,-1 1 0,1-1 1,-1 1-1,0-1 0,-2-1 1,2 1 11,-1 0 1,1 1 0,0-1 0,0 1 0,-1-1 0,1 1 0,-1 0 0,1 0 0,-1 0 0,1 0-1,-1 0 1,0 1 0,1-1 0,-1 1 0,0 0 0,1-1 0,-1 1 0,0 0 0,0 1 0,-2 0-1,2 0 14,1 0 0,0 1 0,-1-1 0,1 1-1,0-1 1,0 1 0,0 0 0,0 0 0,0 0-1,1 0 1,-1 0 0,1 1 0,-1-1 0,1 1-1,0-1 1,0 0 0,0 1 0,0 0 0,0-1-1,0 4 1,-1-1 46,0 1 0,1-1 0,0 1 0,0-1 0,0 1 0,1 0 0,-1-1 0,2 1 0,-1 0-1,2 9 1,0-11-52,-1 1-1,1-1 0,0 0 1,1 0-1,-1 0 0,1 0 1,0-1-1,0 1 0,0-1 1,0 0-1,0 0 0,1 0 1,5 4-1,-7-5-9,2 2-142,0-1 0,0 1 0,1-1 1,-1 0-1,1 0 0,0 0 0,-1-1 1,1 0-1,0 0 0,1 0 0,-1 0 0,0-1 1,0 0-1,1 0 0,-1 0 0,1-1 1,-1 1-1,0-1 0,8-1 0,3-2-1433</inkml:trace>
  <inkml:trace contextRef="#ctx0" brushRef="#br0" timeOffset="6575.99">3598 951 88,'0'2'85,"0"-1"1,0 0-1,0 1 0,0-1 0,0 1 1,0-1-1,1 1 0,-1-1 0,0 1 1,1-1-1,-1 0 0,1 1 0,0-1 1,-1 0-1,1 1 0,0-1 0,0 0 1,0 0-1,0 0 0,0 0 0,0 0 1,0 0-1,0 0 0,1 1 1,-1-2-41,0 0 1,0 0 0,-1-1-1,1 1 1,0 0 0,-1-1-1,1 1 1,0 0 0,-1-1-1,1 1 1,0-1 0,-1 1-1,1-1 1,-1 1 0,1-1-1,-1 1 1,1-1 0,-1 0-1,1 1 1,-1-1 0,1 0 0,-1 1-1,0-1 1,0 0 0,1 1-1,-1-1 1,0 0 0,0-1-1,4-34 263,-10-35-779,5 65 464,1 1-1,-1-1 1,2 0 0,-1 1-1,0-1 1,1 1 0,0-1-1,0 0 1,4-8 0,3-26 100,-8 40-88,0 0 1,0 0-1,0 0 0,0-1 0,0 1 1,0 0-1,0 0 0,0-1 1,0 1-1,0 0 0,0 0 0,0 0 1,0-1-1,0 1 0,0 0 1,0 0-1,0-1 0,0 1 0,0 0 1,0 0-1,0 0 0,1-1 0,-1 1 1,0 0-1,0 0 0,0 0 1,0 0-1,1 0 0,-1-1 0,0 1 1,0 0-1,0 0 0,1 0 1,-1 0-1,0 0 0,0 0 0,0 0 1,1 0-1,-1-1 0,0 1 1,0 0-1,1 0 0,-1 0 0,0 0 1,0 0-1,0 0 0,1 0 1,-1 1-1,0-1 0,0 0 0,1 0 1,-1 0-1,0 0 0,17 12 175,12 21 22,27 42-120,-9-15-12,11 21-280,-58-81 212,4 8-252,-13-12-249,3 0 433,-22-11-146,11 6 163,0 0 0,1 0 0,0-2 0,1 0-1,-25-24 1,40 35 57,0 0-1,-1-1 1,1 1 0,0 0-1,0-1 1,-1 1-1,1 0 1,0-1 0,0 1-1,-1 0 1,1-1-1,0 1 1,0 0-1,0-1 1,0 1 0,0-1-1,0 1 1,0 0-1,0-1 1,0 1 0,0-1-1,0 1 1,0 0-1,0-1 1,0 1-1,0-1 1,0 1 0,0 0-1,0-1 1,1 1-1,-1 0 1,0-1 0,1 0-1,14-8 89,27-1-98,-36 9 18,40-6-23,24-6-1,-65 12 9,0-1 0,0 1-1,-1-1 1,1 0 0,-1 0-1,1-1 1,-1 0 0,0 1 0,0-1-1,7-7 1,-10 9 12,0 0 0,0 1 0,0-1 0,0 0 0,-1 0 0,1 0 0,0 0 0,-1 0 0,1-1 0,0 1 0,-1 0 0,1 0 0,-1 0 0,0 0 0,1-1 0,-1 1 0,0 0 0,0 0 0,0-1 0,0 1 0,0 0 0,0-1 0,0 0 0,-1 0 15,0 1 1,1 0-1,-1 0 1,0 0 0,0 1-1,0-1 1,0 0 0,0 0-1,0 0 1,0 1-1,0-1 1,0 0 0,0 1-1,0-1 1,-1 1-1,1-1 1,0 1 0,-2-1-1,-4 0 25,1 0 0,0 0 0,-1 1 0,1 0 1,0 0-1,-1 0 0,1 1 0,-8 2 0,12-3-47,-35 15 192,36-14-194,0-1 1,0 1-1,0 0 1,0 0 0,0 0-1,1-1 1,-1 1-1,0 0 1,1 0 0,-1 0-1,1 0 1,-1 0-1,1 0 1,-1 0-1,1 0 1,0 1 0,-1-1-1,1 0 1,0 0-1,0 0 1,0 0 0,0 0-1,0 1 1,0-1-1,0 0 1,0 0 0,0 0-1,1 0 1,-1 0-1,0 0 1,1 2-1,4 10 105,-4-7-81,1 0 1,0 0 0,0 0-1,1 0 1,0 0-1,-1 0 1,2-1 0,-1 1-1,1-1 1,0 0-1,0 0 1,0-1 0,1 1-1,0-1 1,6 6-1,-7-8-28,-1 0-1,1 0 0,0 0 1,-1-1-1,1 1 0,0-1 0,0 0 1,0 0-1,0 0 0,0 0 1,0-1-1,0 1 0,0-1 1,0 0-1,0-1 0,0 1 0,0-1 1,0 1-1,0-1 0,0 0 1,0-1-1,0 1 0,-1-1 0,1 0 1,0 0-1,-1 0 0,1 0 1,-1 0-1,0-1 0,0 1 0,0-1 1,0 0-1,0 0 0,-1 0 1,1-1-1,-1 1 0,0-1 0,0 1 1,0-1-1,0 0 0,-1 1 1,0-1-1,2-8 0,4-9 19,-3 2-12,2 2 1,0-1-1,12-23 0,-18 40-5,0 1 0,0-1 0,1 1 0,-1-1-1,0 1 1,0-1 0,0 1 0,0-1 0,1 1-1,-1-1 1,0 1 0,0 0 0,1-1-1,-1 1 1,0-1 0,1 1 0,-1 0 0,0-1-1,1 1 1,-1 0 0,1 0 0,-1-1 0,0 1-1,1 0 1,-1 0 0,1 0 0,-1-1-1,1 1 1,-1 0 0,1 0 0,-1 0 0,1 0-1,3 16 416,-1 6 187,1-8-152,1 0 0,1 0 0,0 0 1,0 0-1,2-1 0,-1 0 1,2 0-1,18 21 0,-25-32-458,5 6 0,0 0 1,1 0-1,-1-1 1,2 0 0,8 6-1,16-2-2086,-29-11 1553,-1 0-1,1 0 0,0-1 1,-1 1-1,1-1 1,-1 0-1,1 0 0,-1 0 1,4-1-1,4-4-1000</inkml:trace>
  <inkml:trace contextRef="#ctx0" brushRef="#br0" timeOffset="6971.98">4254 751 248,'-2'-2'647,"-1"-2"749,7 4-642,23 48 342,18 9 449,-14-21-594,-21-24-757,1 0 1,1 0-1,-1-1 0,2-1 0,19 14 0,-32-25-193,1 1-1,0 0 1,-1-1 0,1 1-1,0-1 1,-1 1 0,1-1 0,-1 1-1,1-1 1,-1 1 0,1-1-1,-1 0 1,1 1 0,-1-1-1,1 0 1,-1 1 0,0-1-1,0 0 1,1 0 0,-1 1-1,0-1 1,0 0 0,0 0 0,0 1-1,0-1 1,0 0 0,0 0-1,0 1 1,0-1 0,0 0-1,0-1 1,1-30 17,-11-184-20,6 198-45,1 0 121,4 15-1090,4 9-1284,0 12-866,-4-9 2013</inkml:trace>
  <inkml:trace contextRef="#ctx0" brushRef="#br0" timeOffset="7465.68">4596 759 252,'0'0'56,"-1"0"-1,1 0 1,0-1-1,-1 1 1,1 0-1,0 0 1,-1 0 0,1 0-1,-1 0 1,1 0-1,0 0 1,-1 0-1,1 0 1,-1 0-1,1 0 1,0 0 0,-1 1-1,1-1 1,0 0-1,-1 0 1,1 0-1,0 0 1,-1 0-1,1 1 1,0-1 0,-1 0-1,1 0 1,0 1-1,0-1 1,-1 0-1,1 1 1,0-1 0,0 0-1,-1 1 1,1-1-1,0 0 1,0 1-1,-8 21 1443,7-16-1277,0-1 1,0 1-1,1 0 1,0-1-1,0 1 1,1 8-1,6 25 301,-7-32-441,1-1 0,0 1 0,0-1 0,1 0 0,-1 1 0,1-1 0,5 9 0,6 11 28,-11-20-100,1 0 0,0 0 0,0-1 0,0 1 0,7 8 0,-9-13-8,0 0 1,0 0-1,-1 0 1,1 0-1,0 0 0,0 0 1,0 0-1,0 0 0,0 0 1,0-1-1,0 1 1,0 0-1,1-1 0,-1 1 1,0-1-1,0 1 1,1-1-1,-1 0 0,0 0 1,0 1-1,1-1 0,-1 0 1,0 0-1,1 0 1,-1 0-1,0 0 0,0-1 1,3 0-1,-2 0-1,0 0-1,1-1 0,-1 0 1,-1 1-1,1-1 0,0 0 1,0 0-1,-1 0 0,1 0 1,-1-1-1,0 1 1,1 0-1,0-4 0,2-5-5,0 0 0,-1 1 0,0-1 0,-1 0 0,2-22 0,-3 22-47,-1 0 1,1 0 0,1 0 0,0 0-1,1 0 1,0 1 0,0 0 0,8-16 0,-9 27 106,-1-1 0,1 1-1,-1 0 1,1 0 0,-1-1 0,1 1 0,-1 0 0,0 0 0,1 1 0,-1-1 0,0 0 0,0 0 0,0 1 0,0-1 0,0 0 0,0 1 0,0-1 0,-1 1 0,2 1 0,26 43 1208,-27-44-1123,14 23 352,0-1-1,1-1 1,1 0 0,1-1-1,24 23 1,-41-44-702,0-1 0,0 1-1,0 0 1,0 0 0,1-1 0,-1 1-1,0 0 1,0-1 0,0 1 0,1-1-1,-1 0 1,0 1 0,1-1 0,-1 0-1,0 0 1,1 0 0,-1 0 0,0 0-1,1 0 1,-1 0 0,0 0 0,0-1 0,1 1-1,-1 0 1,0-1 0,1 1 0,-1-1-1,0 1 1,0-1 0,0 0 0,0 1-1,0-1 1,0 0 0,0 0 0,0 0-1,0 0 1,0 0 0,0 0 0,0 0-1,-1 0 1,2-2 0,8-9-2330</inkml:trace>
  <inkml:trace contextRef="#ctx0" brushRef="#br0" timeOffset="7672.62">4702 357 408,'-6'-6'2096,"1"0"-616,5 3-444,-5-3-343,5 3-301,0 0-268,0 0-36,0 0-92,0 6-24,5-3 0,-5 3-192,5 0-272,6 3-349,-6-3-419,6 6-704</inkml:trace>
  <inkml:trace contextRef="#ctx0" brushRef="#br0" timeOffset="9235.69">5327 863 272,'0'-2'129,"0"-1"0,0 1 0,-1 0 0,1-1 0,-1 1 0,1 0 0,-1-1 0,0 1 0,0 0 0,0 0 0,0 0 0,0 0 1,0 0-1,-1 0 0,1 0 0,-1 0 0,1 0 0,-1 0 0,0 1 0,0-1 0,0 1 0,0 0 0,0-1 0,0 1 0,0 0 0,0 0 0,0 0 0,0 0 0,-1 1 0,1-1 0,0 0 0,-3 1 0,-1-1 11,0 0 0,1 1 1,-1 0-1,1 0 0,-1 0 0,0 1 0,1 0 0,-1 0 0,1 0 0,-1 0 1,1 1-1,0 0 0,-6 4 0,8-5-121,1 0 1,0 1-1,0-1 1,0 1-1,0 0 1,0 0-1,1 0 0,-1 0 1,0 0-1,1 0 1,0 0-1,-1 0 1,1 0-1,0 1 1,0-1-1,0 1 0,0-1 1,1 1-1,-1 4 1,0-2 34,1 1 1,0-1-1,0 0 1,1 1-1,0-1 0,0 1 1,0-1-1,0 0 1,4 8-1,-3-7-20,0-1-1,0 1 0,1-1 1,0 0-1,0 0 0,0 0 1,1 0-1,0-1 1,0 1-1,0-1 0,0 0 1,1 0-1,-1-1 0,1 1 1,0-1-1,0 0 1,0 0-1,11 4 0,-13-7-38,1 1 0,0 0-1,0-1 1,0 0-1,-1 0 1,1 0-1,0 0 1,0-1 0,-1 1-1,1-1 1,0 0-1,0 0 1,-1 0-1,1-1 1,-1 1 0,0-1-1,1 0 1,-1 0-1,0 0 1,0 0-1,0-1 1,0 1 0,0-1-1,-1 0 1,1 0-1,1-3 1,0 1-36,-1-1 0,-1 0 0,1 1 0,-1-1 0,0 0 0,0 0 0,-1-1 0,1 1 0,-1 0 0,-1-1 0,1 1 0,-1 0 0,0-1 0,-2-10 0,-47-223-955,39 189 924,2-2 0,-1-53 0,6 100 154,3 6-82,0 0 1,1 0 0,-1 0 0,0 0-1,0 0 1,0 0 0,0 0 0,0 0-1,0 0 1,0 0 0,0 0 0,0 0-1,1 0 1,-1 0 0,0 0 0,0-1-1,0 1 1,0 0 0,0 0 0,0 0-1,0 0 1,0 0 0,0 0 0,0 0-1,0 0 1,0-1 0,0 1 0,0 0-1,0 0 1,0 0 0,0 0 0,0 0-1,0 0 1,0 0 0,0-1 0,6 40 60,5 65 94,-5-59-43,48 253 213,-52-285-331,1 0-1,0-1 1,10 24 0,-12-33 12,0 1 1,1 0-1,0-1 1,-1 1-1,1-1 1,1 0 0,-1 1-1,0-1 1,1 0-1,0 0 1,0-1-1,-1 1 1,2-1-1,-1 1 1,0-1-1,7 4 1,-8-6-13,0 1 0,0-1 0,0 0 0,0 1-1,0-1 1,0 0 0,0 0 0,0 0 0,1-1 0,-1 1 0,0 0 0,0-1-1,0 1 1,0-1 0,0 0 0,-1 0 0,1 1 0,0-1 0,0-1 0,1 0 0,1-1-28,-1 0 1,0 0 0,0-1 0,0 1 0,0-1 0,-1 1 0,0-1 0,4-8 0,1-5-75,-1 0 0,-1 0 0,5-27 0,-9 42 109,5-63-112,-9 61 315,-4 10-108,-5 13-65,10-15-29,1 1 0,0-1 1,1 1-1,-1-1 0,1 1 0,0 0 0,0-1 0,1 1 0,-1-1 0,1 1 1,0 0-1,0-1 0,0 0 0,1 1 0,0-1 0,0 0 0,0 0 0,0 0 0,1 0 1,-1 0-1,1 0 0,0 0 0,0-1 0,0 0 0,1 0 0,-1 0 0,1 0 1,0 0-1,-1 0 0,1-1 0,1 0 0,-1 0 0,8 3 0,-10-5-1,0 1 0,0 0-1,1-1 1,-1 0 0,0 1-1,1-1 1,-1 0 0,0 0-1,0 0 1,1 0 0,-1-1-1,0 1 1,0-1 0,1 1-1,-1-1 1,0 0 0,0 0-1,0 0 1,0 0 0,0 0-1,0 0 1,0-1 0,0 1-1,-1-1 1,1 1 0,0-1 0,-1 0-1,1 1 1,-1-1 0,0 0-1,1 0 1,-1 0 0,0 0-1,0 0 1,0 0 0,-1-1-1,1 1 1,0 0 0,-1-3-1,4-10 1,-2 0-1,0 0 1,0 0 0,-2-24-1,0 30-10,-8-42 6,8 51 5,0 0-1,0 0 1,0 0 0,-1 0-1,1 0 1,0 0 0,0 1 0,0-1-1,0 0 1,0 0 0,0 0 0,0 0-1,0 0 1,-1 0 0,1 0-1,0 0 1,0 0 0,0 0 0,0 0-1,0 0 1,-1 0 0,1 0 0,0 0-1,0 0 1,0 0 0,0 0-1,0 0 1,0 0 0,-1 0 0,1 0-1,0 0 1,0 0 0,0 0 0,0 0-1,0 0 1,0 0 0,-1 0-1,1 0 1,0-1 0,0 1 0,0 0-1,0 0 1,0 0 0,0 0 0,0 0-1,0 0 1,0 0 0,0 0-1,-1-1 1,1 1 0,0 0 0,0 0-1,0 0 1,0 0 0,0 0-1,0 0 1,0-1 0,0 1 0,0 0-1,0 0 1,0 0 0,0 0 0,0 0-1,0-1 1,0 1 0,-2 31 113,3-15-91,1 0 0,1 0-1,1 0 1,0-1-1,1 1 1,8 16 0,14 56 148,-25-81-157,0 0 1,0 1 0,1-1 0,0 0-1,0-1 1,1 1 0,4 7 0,-6-12-234,0 1 1,0 0 0,0-1 0,0 1-1,0-1 1,1 0 0,-1 1-1,1-1 1,0 0 0,-1-1 0,1 1-1,0 0 1,0-1 0,0 0-1,0 0 1,0 1 0,7 0 0,6-2-1672</inkml:trace>
  <inkml:trace contextRef="#ctx0" brushRef="#br0" timeOffset="10214.64">6581 164 16,'12'-24'2333,"-12"23"-2222,0 1 1,0 0-1,0 0 1,0 0 0,1-1-1,-1 1 1,0 0-1,0-1 1,0 1-1,0 0 1,0 0-1,0-1 1,0 1-1,0 0 1,0-1-1,0 1 1,0 0-1,0 0 1,0-1 0,0 1-1,0 0 1,0-1-1,0 1 1,0 0-1,0 0 1,0-1-1,0 1 1,0 0-1,-1 0 1,1-1-1,0 1 1,0 0-1,0 0 1,-1-1-1,1 1 1,0 0 0,0 0-1,0 0 1,-1-1-1,1 1 1,0 0-1,0 0 1,-1 0-1,1 0 1,0 0-1,-1 0 1,1 0-1,0 0 1,0-1-1,-1 1 1,1 0 0,-30-6 1733,-33 3-1804,38 3 42,1 1-1,-1 2 1,1 1 0,0 0-1,-39 14 1,59-17-79,0 1 1,0 1-1,0-1 1,1 0-1,-1 1 0,1 0 1,0 0-1,0 0 1,0 0-1,0 0 0,0 1 1,1-1-1,-1 1 1,1-1-1,0 1 0,0 0 1,0 0-1,1 0 1,-3 8-1,0 8 28,0 0-1,1-1 0,0 24 1,-1 4 148,0-2 188,2 1-1,6 66 1,-1-9-320,-3-98-43,10 230 404,-3-151-351,-6-58-41,1 0 0,1 0 0,1-1 1,12 40-1,15 47-73,-31-110 64,1 0 0,0 0 0,0 0 0,0 0 0,-1 0 0,2 0 0,-1 0 0,0 0 0,0 0 1,1-1-1,-1 1 0,1 0 0,-1-1 0,1 1 0,0-1 0,3 3 0,0-3 63,0 0 0,0 0 1,0 0-1,0 0 0,0-1 0,0 1 0,7-2 1,120-3 342,2-1-3031,-131 5 2039,-1 0 0,1-1 0,-1 1 0,1-1 0,-1 1 0,1-1 0,-1 0 0,0 0 0,1 0 0,3-3 0,-4 3 111,8-3-2074</inkml:trace>
  <inkml:trace contextRef="#ctx0" brushRef="#br0" timeOffset="11123.45">6629 228 108,'-10'-10'2177,"5"8"1109,-7 14-3200,5-4 14,0 0 0,0 1 0,1 0 0,0 0 0,1 1 0,-1 0 1,2 0-1,0 0 0,0 0 0,1 1 0,0-1 0,0 1 0,2 0 1,-1 0-1,1 0 0,1 0 0,0 0 0,0 0 0,4 20 0,-2-24-91,0 0-1,0-1 0,0 1 0,1 0 1,0-1-1,0 1 0,0-1 0,1 0 1,0 0-1,0-1 0,1 1 0,8 7 1,-10-10-21,0 0 1,0-1 0,1 1 0,-1-1 0,1 1-1,0-1 1,0 0 0,0-1 0,0 1 0,0-1-1,0 0 1,0 1 0,1-2 0,-1 1 0,0-1-1,1 1 1,-1-1 0,0 0 0,1-1-1,-1 1 1,8-3 0,-10 3-20,-1 0-1,1 0 1,-1-1 0,0 1-1,1-1 1,-1 1 0,1-1-1,-1 0 1,0 1 0,0-1-1,1 0 1,-1 0-1,0 0 1,0 0 0,0 0-1,0 0 1,0 0 0,0 0-1,0 0 1,-1-1 0,1 1-1,0 0 1,-1 0 0,1-1-1,-1 1 1,1-1 0,-1 1-1,1-3 1,-1-1 27,-1 1-1,1-1 1,-1 0 0,0 1 0,0-1-1,-1 1 1,-2-6 0,-5-27 301,9 38-285,0-1-1,0 0 1,0 0 0,0 1 0,0-1-1,0 0 1,0 0 0,0 1 0,0-1-1,-1 0 1,1 0 0,0 0-1,0 1 1,0-1 0,0 0 0,0 0-1,-1 0 1,1 1 0,0-1 0,0 0-1,0 0 1,0 0 0,-1 0-1,1 1 1,0-1 0,0 0 0,-1 0-1,1 0 1,0 0 0,0 0 0,0 0-1,-1 0 1,1 0 0,0 0 0,0 0-1,-1 0 1,1 0 0,0 0-1,0 0 1,-1 0 0,1 0 0,0 0-1,0 0 1,-1 0 0,1 0 0,0 0-1,0 0 1,-1-1 0,1 1-1,0 0 1,0 0 0,0 0 0,-1 0-1,1 0 1,0-1 0,0 1 0,0 0-1,-1-1 1,2 7-4,0-1 1,0 1-1,0-1 1,1 0-1,0 0 1,0 0-1,0 0 0,1 0 1,-1 0-1,1-1 1,0 1-1,1-1 1,-1 1-1,1-1 1,0-1-1,0 1 0,0 0 1,6 3-1,-7-4-10,0-1-1,0 0 0,0 0 1,0 0-1,0-1 1,0 1-1,1-1 0,-1 0 1,1 0-1,-1 0 1,0 0-1,1 0 0,0-1 1,-1 0-1,1 1 1,-1-1-1,1-1 0,-1 1 1,1 0-1,0-1 1,-1 0-1,1 0 0,-1 0 1,0 0-1,1-1 0,-1 1 1,0-1-1,0 0 1,4-3-1,-5 3-1,0 0 0,-1 0 0,0 0 0,1-1 0,-1 1 0,0 0-1,0-1 1,-1 1 0,1-1 0,0 0 0,-1 1 0,0-1 0,1 1 0,-1-1 0,0 0 0,0 1 0,0-1-1,-1 0 1,1 1 0,-1-1 0,1 1 0,-1-1 0,0 1 0,0-1 0,0 1 0,-3-5 0,1 0 0,0 1 0,-1-1 0,0 1 0,0-1 1,-1 1-1,1 0 0,-1 1 0,-8-8 0,8 10-23,1 0 0,-1 0 0,1 1-1,-1 0 1,0 0 0,0 0 0,0 0-1,0 1 1,0 0 0,0 0 0,0 0 0,-1 0-1,1 1 1,0 0 0,0 0 0,-1 1-1,1-1 1,0 1 0,-7 2 0,12-2-49,-1-1 0,1 0 0,0 0 0,0 1 0,-1-1 0,1 0 0,0 1 0,0-1 0,-1 0 0,1 1 0,0-1 0,0 0 0,0 1 0,0-1 0,0 0 0,0 1 0,0-1 0,0 1 0,0-1 0,0 0 0,0 1 0,0-1 0,0 1 0,0-1 0,0 0 0,0 1 0,0-1 0,0 0 0,0 1 0,0-1 0,1 0 0,-1 1 0,0-1 0,0 0 0,0 1 0,1-1 0,-1 0 0,1 1 0,9 10-2106,-5-5 1217</inkml:trace>
  <inkml:trace contextRef="#ctx0" brushRef="#br0" timeOffset="12630.38">6912 408 100,'0'0'571,"0"12"774,2 2-945,0 0 1,1-1 0,1 1 0,8 19 0,-8-22-418,-2-6 16,0-1 0,0 0 1,0 0-1,1 0 0,-1 0 0,1-1 1,0 1-1,0-1 0,0 1 0,0-1 1,1 0-1,6 4 0,-9-6-29,0-1 0,0 1 0,0 0-1,1-1 1,-1 1 0,0-1 0,1 1 0,-1-1 0,0 0-1,1 1 1,-1-1 0,0 0 0,1 0 0,-1 0 0,1 0-1,-1 0 1,0-1 0,1 1 0,-1 0 0,0-1-1,1 1 1,-1 0 0,0-1 0,0 0 0,1 1 0,-1-1-1,0 0 1,0 0 0,0 1 0,0-1 0,0 0 0,0 0-1,0 0 1,0 0 0,0-1 0,0 1 0,-1 0 0,1 0-1,0 0 1,-1-1 0,1 1 0,-1 0 0,1-2 0,1-2-26,-1-1 1,1 1 0,-1-1-1,0 1 1,-1-1 0,1 1-1,-1-1 1,0 0-1,-1 1 1,0-1 0,1 1-1,-2-1 1,-1-6 0,-4-39 29,7 49 39,-1 0 0,1 0 1,0 0-1,-1 1 0,0-1 1,1 0-1,-1 0 0,0 1 0,0-1 1,0 0-1,0 1 0,0-1 1,0 1-1,0-1 0,-3-1 0,-3 2 281,12 19 258,4 6-65,-8-19-453,1 0-1,0 0 1,0 0-1,0 0 0,0-1 1,1 1-1,0-1 1,4 6-1,-2-4-20,-1-1-7,-1-1-1,1 0 1,-1 0 0,1 0-1,0 0 1,0-1-1,1 0 1,-1 0 0,1 0-1,0 0 1,0-1-1,0 1 1,0-1 0,10 2-1,21 1-28,72 1-1,-95-6 49,0-1-1,0-1 1,0 0 0,0-1-1,-1 0 1,1-1-1,-1 0 1,24-12-1,-34 15 31,1 0 0,-1 0-1,0 0 1,1-1 0,-1 0-1,0 1 1,0-1 0,0 0-1,0 0 1,0 0 0,-1 0-1,1 0 1,0 0-1,-1-1 1,0 1 0,1 0-1,-1-1 1,0 1 0,0-1-1,-1 1 1,1-1 0,0 0-1,-1 1 1,0-1 0,1 0-1,-1 1 1,0-1 0,-1-4-1,1 6 3,-1-1 0,1 0 0,-1 0 0,0 1-1,1-1 1,-1 1 0,0-1 0,0 1 0,0-1 0,0 1 0,0-1-1,0 1 1,-1 0 0,1-1 0,0 1 0,-1 0 0,1 0 0,-1 0-1,1 0 1,-1 0 0,-3-1 0,-38-13 320,38 15-381,-1-1 0,1 1 1,0 0-1,-1 1 0,1-1 1,0 1-1,0 0 1,-1 0-1,1 1 0,0-1 1,0 1-1,0 0 0,1 1 1,-1-1-1,0 1 0,1 0 1,0 0-1,0 0 0,0 1 1,0 0-1,0-1 1,1 1-1,-1 0 0,1 1 1,0-1-1,0 1 0,1-1 1,-1 1-1,1 0 0,0 0 1,1 0-1,-1 0 0,1 0 1,0 0-1,0 1 1,0-1-1,1 0 0,0 7 1,0-10 5,1 0 0,0-1 0,-1 1 0,1 0 0,0-1 0,0 1 0,0-1 1,0 1-1,0-1 0,0 0 0,1 0 0,-1 1 0,0-1 0,1 0 0,-1 0 0,1 0 0,-1 0 1,1 0-1,-1-1 0,1 1 0,0 0 0,-1-1 0,1 1 0,2 0 0,0 0 12,1 1 0,0-1 0,-1 0 0,1 0 0,0-1 0,0 1 0,0-1 0,5-1 0,-3 0 1,-1-1-1,1 0 0,-1 0 0,0-1 0,1 0 1,-1 0-1,0 0 0,-1-1 0,1 0 1,-1 0-1,0-1 0,0 1 0,0-1 0,0 0 1,-1-1-1,0 1 0,0-1 0,0 1 1,-1-1-1,5-10 0,-4 5-8,0 0 0,0 0 0,-1 0-1,-1-1 1,1 0 0,-2 1 0,0-1 0,0 0 0,-1 0-1,-1 1 1,-2-15 0,-8-27 1,-22-66-1,18 69 9,-6-19 78,13 46-74,5 28 31,6 48 104,-1-25-35,1-5-37,1-1 0,1 0 0,1-1 0,1 1 1,1-1-1,19 37 0,-13-28-8,-8-17-48,5 13-14,0-1 0,2 0 1,28 39-1,-37-59-4,1 1 0,-1-1 0,1 1 0,0-2 0,1 1 0,-1 0 0,1-1 1,0 0-1,0-1 0,0 1 0,1-1 0,-1 0 0,1-1 0,0 1 0,0-1 0,0-1 1,0 1-1,0-1 0,11 0 0,-12-2 18,-1 1 0,0-1 0,0-1 1,1 1-1,-1-1 0,0 1 0,0-2 0,-1 1 1,1 0-1,0-1 0,-1 0 0,1 0 0,-1 0 0,0-1 1,0 0-1,0 1 0,-1-1 0,1-1 0,-1 1 1,0 0-1,4-9 0,-3 7-18,0-1-1,-1 0 1,0 0-1,-1 0 1,1 0-1,-1 0 1,0 0-1,-1 0 1,0-1-1,0 1 1,-1-1 0,0 1-1,0 0 1,-2-15-1,0 14 169,0 1 0,0-1 0,-1 0 0,0 1 0,-7-12 0,10 19-166,-1 0 0,0 0-1,0 0 1,1 0 0,-1 1-1,0-1 1,0 0 0,1 0-1,-1 0 1,0 1 0,1-1 0,-1 0-1,0 1 1,1-1 0,-1 1-1,0-1 1,1 0 0,-1 1-1,1-1 1,-1 1 0,1 0-1,-1-1 1,1 1 0,-1-1-1,1 1 1,0 0 0,-1-1-1,1 1 1,0 0 0,0 0-1,-1 0 1,-14 26 28,11-17 41,1 0 1,0 0-1,1 0 1,0 1-1,0-1 1,1 0-1,1 1 0,0-1 1,0 1-1,1-1 1,2 13-1,-1-18-58,-1 0-1,1 0 1,0 0-1,0 0 1,1-1-1,0 1 0,-1 0 1,2-1-1,-1 0 1,0 0-1,1 0 1,0 0-1,0 0 0,0-1 1,0 1-1,1-1 1,-1-1-1,1 1 1,-1 0-1,1-1 1,0 0-1,0 0 0,9 1 1,-10-1-99,9 2-579,0-1 0,0 0 0,16 0 1,-25-2-16,1-1 0,-1-1 0,1 1 0,-1 0 1,1-1-1,-1 0 0,0 0 0,6-3 0,1-1-1586</inkml:trace>
  <inkml:trace contextRef="#ctx0" brushRef="#br0" timeOffset="13335.54">6372 259 56,'37'-9'5551,"10"50"-4157,-35-24-2571,-2-4-3518,-9-12 3598</inkml:trace>
  <inkml:trace contextRef="#ctx0" brushRef="#br0" timeOffset="13558.24">6458 211 264,'0'3'296,"0"3"-4,0-3 24,0 3-16,0-3-12,0 0-28,0 3-56,0 0-44,0 0-72,6 0-20,-6 0-40,5 0-20,0 0-36,1 0-104,4 0-136,-4 0-180,4-3-204,-4 0-296</inkml:trace>
  <inkml:trace contextRef="#ctx0" brushRef="#br0" timeOffset="14193.5">7861 83 228,'31'-4'9408,"-40"13"-9270,1 0 1,1 1 0,0 0 0,0 0 0,-9 19 0,7-12-188,1 0-366,-1 7-1796,4-17-2822</inkml:trace>
  <inkml:trace contextRef="#ctx0" brushRef="#br0" timeOffset="14414.59">7958 66 52,'0'0'64,"1"0"-1,0 1 1,-1-1-1,1 0 1,0 1 0,-1-1-1,1 1 1,0-1 0,-1 1-1,1-1 1,-1 1-1,1 0 1,-1-1 0,1 1-1,-1 0 1,0-1-1,1 1 1,-1 0 0,0-1-1,1 1 1,-1 0 0,0 0-1,0-1 1,0 1-1,0 0 1,0 0 0,0-1-1,0 1 1,0 0-1,0 0 1,0 0 0,0-1-1,0 1 1,0 0 0,-1 0-1,1-1 1,0 1-1,-1 0 1,1 0 0,-13 42 179,10-34-277,-17 23-1692,15-25 734</inkml:trace>
  <inkml:trace contextRef="#ctx0" brushRef="#br0" timeOffset="16270.69">6404 847 168,'8'-14'4435,"-8"14"-4363,0 0-1,0 0 1,0 0-1,0 1 1,0-1-1,0 0 1,0 0-1,0 0 1,0 0-1,0 1 1,0-1-1,0 0 0,0 0 1,0 0-1,0 0 1,0 1-1,1-1 1,-1 0-1,0 0 1,0 0-1,0 0 1,0 0-1,0 1 1,0-1-1,1 0 0,-1 0 1,0 0-1,0 0 1,0 0-1,0 0 1,0 0-1,1 0 1,-1 0-1,0 0 1,0 1-1,0-1 0,1 0 1,-1 0-1,0 0 1,0 0-1,0 0 1,0 0-1,1 0 1,-1-1-1,0 1 1,0 0-1,0 0 1,0 0-1,1 0 0,-1 0 1,0 0-1,0 0 1,0 0-1,0 0 1,1 0-1,-1 0 1,0-1-1,0 1 1,0 0-1,0 0 1,0 0-1,0 0 0,0 0 1,1-1-1,-1 1 1,0 0-1,0 0 1,0 0-1,0 0-56,1 34 365,2-20-485,1 1-1,0-1 1,1 0 0,0 0 0,1-1 0,1 0-1,0 0 1,1 0 0,1-1 0,0 0-1,14 15 1,-12-17-1059,-11-10 1145,0 0-1,0 0 0,0 0 1,0 0-1,0 0 1,0 0-1,0 0 0,0 0 1,0 0-1,0-1 1,0 1-1,0 0 0,0 0 1,1 0-1,-1 0 0,0 0 1,0 0-1,0 0 1,0 0-1,0 0 0,0 0 1,0 0-1,0 0 1,0 0-1,0 0 0,1 0 1,-1 0-1,0 0 1,0 0-1,0 0 0,0 0 1,0 0-1,0 0 1,0 0-1,0 0 0,0 0 1,0 0-1,1 0 0,-1 0 1,0 0-1,0 0 1,0 0-1,0 0 0,0 0 1,0 0-1,0 0 1,0 0-1,0 0 0,0 0 1,0 0-1,1 1 1,-1-1-1,0 0 0,5-17 18,7-58-112,-7 61 122,-1-1 1,0 1-1,4-29 1,8-30 21,-5 27 60,-9 37-68,0 0 0,0 0-1,0 1 1,1-1 0,6-12 0,-8 18-377,2-3 270</inkml:trace>
  <inkml:trace contextRef="#ctx0" brushRef="#br0" timeOffset="18356.3">6693 945 132,'-21'-8'1589,"15"9"-1454,1 0-1,0 0 0,-1 1 0,1 0 1,0 0-1,0 1 0,0 0 0,0-1 0,1 1 1,-1 1-1,1-1 0,-5 5 0,8-6-128,0 0 0,0 0-1,0 0 1,1 0 0,-1 0 0,0 0-1,1 0 1,0 0 0,-1 0-1,1 0 1,0 0 0,0 0-1,0 0 1,0 0 0,0 0-1,1 1 1,-1-1 0,1 0 0,-1 0-1,1 0 1,0 0 0,0-1-1,0 1 1,0 0 0,0 0-1,0 0 1,2 1 0,-1 1-3,1 0 0,-1-1 0,1 1 0,0-1 0,0 0 0,0 0 0,0 0 0,1-1 0,-1 1-1,1-1 1,-1 1 0,9 2 0,-8-4-49,0 0 0,0-1-1,0 1 1,0-1 0,0 0-1,1-1 1,-1 1 0,0-1-1,0 1 1,0-1 0,0 0 0,0-1-1,7-2 1,-9 3 17,0 0 0,0 0 1,0 0-1,0-1 0,1 1 0,-2-1 1,1 1-1,0-1 0,0 0 0,0 0 1,-1 0-1,1 1 0,-1-2 0,0 1 0,1 0 1,-1 0-1,0 0 0,0-1 0,-1 1 1,1 0-1,0-1 0,-1 1 0,1 0 1,-1-4-1,0 0 30,-1 1 0,0 0 0,0 0 0,-1 0 0,0 0 0,0 0 0,0 0 0,0 0 0,-1 0 0,1 1 0,-1-1 0,-1 1 0,1 0 0,0 0 1,-6-4-1,9 7 5,-1 1 1,1-1-1,-1 1 1,1 0-1,-1-1 1,1 1 0,-1 0-1,1 0 1,-1-1-1,1 1 1,-1 0-1,1 0 1,-1 0-1,0 0 1,1-1 0,-1 1-1,1 0 1,-1 0-1,1 0 1,-1 0-1,0 1 1,1-1 0,-1 0-1,1 0 1,-1 0-1,0 0 1,1 1-1,-1-1 1,1 0 0,-2 1-1,1 17 171,14 28 93,-12-43-238,3 9 65,1 1 1,0-1 0,0 0 0,2 0 0,-1 0 0,14 17-1,-18-28-97,0 1 0,0 0-1,0-1 1,0 0 0,1 1-1,-1-1 1,0 0 0,1 0 0,-1 0-1,0-1 1,1 1 0,-1 0-1,1-1 1,-1 0 0,1 1-1,-1-1 1,1 0 0,-1 0 0,1-1-1,-1 1 1,4-1 0,-3 0-12,1-1 0,-1 1-1,0-1 1,0 0 0,0 0 0,0 0 0,0 0 0,0-1 0,0 1 0,-1-1 0,1 1 0,-1-1 0,0 0 0,0 0 0,3-5 0,4-9-28,-1 0-1,-1 0 1,0-1 0,-2 0 0,7-34-1,8-102-1332,-14 93 827,-4 47 612,-1 0 1,0-1-1,-1 1 1,0 0-1,-1-1 0,-1 1 1,0 0-1,-1 0 0,0 0 1,-6-15-1,8 28-45,1 0 1,0 0-1,0 1 0,0-1 0,-1 0 0,1 0 1,0 0-1,-1 1 0,1-1 0,-1 0 1,1 0-1,-1 1 0,1-1 0,-1 0 0,1 1 1,-1-1-1,0 1 0,1-1 0,-1 1 0,0-1 1,0 1-1,1-1 0,-1 1 0,0 0 0,0 0 1,0-1-1,1 1 0,-1 0 0,0 0 1,0 0-1,0 0 0,0 0 0,-1 0 0,1 1 13,-1 0-1,0 0 0,0 0 0,1 0 0,-1 1 1,1-1-1,0 1 0,-1-1 0,1 1 0,0-1 0,0 1 1,0 0-1,-2 2 0,-3 9 152,0-1-1,1 2 1,-4 14-1,1 2 122,2-1-1,1 2 1,1-1-1,1 0 1,4 60-1,0-77-256,0-1 0,1 0 1,1 0-1,0-1 0,1 1 0,0-1 0,1 1 1,0-1-1,1-1 0,0 1 0,0-1 0,1 0 1,1 0-1,0-1 0,0 0 0,1 0 0,15 11 1,-16-14-55,1 0 0,0-1 1,0 0-1,1 0 0,0-1 1,0 0-1,0-1 0,0 0 1,0-1-1,0 0 0,1 0 1,18-1-1,-26-1-29,0-1-1,0 1 1,-1-1-1,1 0 1,0 0 0,-1 0-1,1 0 1,-1-1-1,1 1 1,-1-1 0,0 1-1,0-1 1,0 0 0,0 0-1,0 0 1,0 0-1,0 0 1,0 0 0,-1-1-1,1 1 1,-1 0-1,0-1 1,1 1 0,-1-1-1,-1 0 1,1 1-1,0-1 1,0 0 0,-1 0-1,0 1 1,1-5 0,-1 4 19,1 0 0,-1 0 0,0 0 0,1-1 0,-1 1 0,-1 0 1,1 0-1,0 0 0,-1 0 0,1 0 0,-1 0 0,0 0 1,0 0-1,-1 0 0,1 0 0,0 0 0,-1 0 0,0 1 0,1-1 1,-1 1-1,0-1 0,-1 1 0,1 0 0,0 0 0,0 0 1,-1 0-1,-4-3 0,4 4 28,1 0 1,0 0 0,-1 0-1,1 1 1,-1-1 0,0 1-1,1-1 1,-1 1-1,1 0 1,-1 0 0,0 0-1,1 0 1,-1 1 0,1-1-1,-1 1 1,0-1-1,1 1 1,0 0 0,-1 0-1,1 0 1,-1 0 0,1 1-1,0-1 1,0 1-1,0-1 1,0 1 0,0 0-1,0 0 1,0 0 0,1 0-1,-3 2 1,-4 11 196,7-14-190,0 1-1,0-1 0,0 1 1,0 0-1,0-1 0,0 1 1,1 0-1,-1 0 0,1 0 1,-1 0-1,1 0 0,0-1 1,-1 1-1,1 0 1,0 0-1,0 0 0,0 0 1,1 0-1,-1 0 0,0 0 1,1 2-1,5 17 152,-6-19-160,1 1 0,-1-1 0,1 0 0,-1 0 0,1 0 0,0 0 0,0 0 0,0 0 0,0 0 0,0 0 0,1 0 0,-1 0 0,1-1 0,-1 1 0,1 0 0,-1-1 0,4 3 0,1 0-32,1-1 1,0 1-1,0-1 1,0 0-1,0-1 1,0 1 0,0-1-1,1-1 1,-1 1-1,1-2 1,-1 1-1,1-1 1,0 0 0,-1 0-1,1-1 1,-1 0-1,1 0 1,-1-1-1,0 0 1,1 0 0,-1-1-1,0 0 1,0 0-1,-1-1 1,1 0-1,-1 0 1,9-7 0,-13 7-1,0 0 1,0 0-1,-1 0 1,1-1-1,-1 1 1,0 0-1,0-1 1,-1 1-1,1-1 1,-1 1-1,0-1 1,0 1-1,0-1 1,-1 1-1,0-1 1,0 1-1,0 0 1,0-1 0,-1 1-1,1 0 1,-1 0-1,0 0 1,-3-5-1,4 8 27,1 1 0,-1-1 0,0 0 0,1 1 0,-1-1 0,1 0 0,-1 1 0,0-1 0,0 1 0,1-1 0,-1 1 0,0 0-1,0-1 1,1 1 0,-1 0 0,0-1 0,0 1 0,0 0 0,0 0 0,0 0 0,1 0 0,-1-1 0,-1 2 0,1-1 0,-1 1 0,1 0 0,-1 0 0,1-1-1,0 1 1,0 0 0,-1 1 0,1-1 0,0 0 0,0 0 0,0 0 0,0 1 0,1-1 0,-1 0 0,-1 3 0,1-1 6,-1 0 1,1 0 0,0 1 0,0-1 0,1 1 0,-1-1 0,1 1 0,-1-1 0,1 1-1,0-1 1,0 1 0,1-1 0,-1 1 0,1-1 0,0 1 0,0-1 0,2 6 0,1 1 25,0 0 0,1-1 0,0 1 0,9 13 0,-13-22-36,1 1 0,-1-1 0,0 0 0,1 1 0,-1-1 0,1 0 0,0 0 0,-1 0 0,1 0 0,0 0 0,-1 0 0,1 0 0,0-1 1,0 1-1,0-1 0,0 1 0,0-1 0,-1 0 0,1 1 0,0-1 0,0 0 0,0-1 0,0 1 0,0 0 0,0 0 0,0-1 0,0 1 1,0-1-1,-1 0 0,1 1 0,2-2 0,-1 0-59,0 1-1,1-1 1,-1 0 0,0 0 0,0 0 0,0 0-1,-1-1 1,1 1 0,0-1 0,-1 0 0,0 1 0,1-1-1,-1 0 1,0 0 0,2-5 0,-2-2 1,0 0 1,0 0-1,-1 0 1,0 0-1,-1 0 1,0 0-1,-2-14 1,0-16-333,-6 47 579,0 13-19,6-3-61,2-15-104,-1 0 0,1 1 0,-1-1 0,1 0 0,0 1-1,0-1 1,1 0 0,-1 1 0,0-1 0,1 0 0,0 4-1,3 21 4,-4-24-2,0 0 0,1-1 0,-1 1 0,0 0 0,1 0 0,-1-1 0,1 1 0,0 0 0,0-1-1,0 1 1,0-1 0,1 1 0,2 3 0,13 16 62,-13-17-27,0 0 1,0 0-1,1 0 0,-1 0 1,1-1-1,7 6 1,-9-9-35,-1 1 1,1-1-1,-1 0 1,1-1-1,0 1 1,-1 0-1,1-1 1,0 1-1,-1-1 1,1 0-1,0 0 1,-1 0-1,1 0 1,0 0-1,0-1 1,-1 1-1,1-1 1,-1 0-1,6-2 1,-4 2-11,-1-1 0,1 0 0,0 0 1,-1-1-1,0 1 0,1-1 1,-1 0-1,0 1 0,-1-1 1,1 0-1,0-1 0,-1 1 1,0 0-1,1-1 0,-1 0 0,-1 1 1,1-1-1,0 0 0,-1 0 1,0 0-1,0 0 0,0 0 1,-1 0-1,1 0 0,-1 0 1,0 0-1,0-5 0,5-56-717,-5 56 305,-1 37 522,0-21-29,1 0-1,0 0 1,0 0-1,0 0 1,1 1-1,0-1 1,0 0-1,1 0 1,0-1 0,0 1-1,1 0 1,4 9-1,13 3 784,-14-14-5161</inkml:trace>
  <inkml:trace contextRef="#ctx0" brushRef="#br0" timeOffset="19652.12">7755 801 68,'5'-11'2348,"6"-11"7389,-11 22-9584,6-5 650,-2 10-791,-1 1-1,0-1 1,0 1 0,-1 0 0,1 0 0,-1 0 0,-1 1 0,2 8 0,4 9 10,2-4-2,0-1 0,20 31 0,-20-36-23,0 1-1,-1 0 1,-1 0-1,10 29 1,1-18-36,-16-24 9,0 0 1,0 0-1,0 0 0,-1 0 1,1 1-1,-1-1 1,0 0-1,1 1 0,-1-1 1,0 1-1,1 3 1,-8-18-4,6 6 26,1 1 0,0-1 1,-1 1-1,2-1 0,-1 1 0,1-1 1,0 1-1,0-1 0,0 1 0,1 0 0,-1 0 1,1 0-1,1 1 0,-1-1 0,1 1 1,-1 0-1,9-7 0,-6 4-29,44-64-50,-42 56 113,1 1 0,1 1 0,0 0 0,1 0 0,14-13 1,-19 22-178,-1-1 0,0 0 0,0 0 0,0-1 0,0 1 0,-1-1 0,0 0 1,5-12-1,-9 18-456,-25 22-8305,24-17 7888</inkml:trace>
  <inkml:trace contextRef="#ctx0" brushRef="#br0" timeOffset="20430.57">8314 822 128,'-1'33'3158,"-3"-16"-2665,1 0 0,1 1-1,-1 19 1,-4 34 167,6-61-581,0 0 0,1 1-1,1-1 1,1 11 0,1 18 58,-1-20 197,1-33 407,3-36 324,-6-213 59,0 244-1072,1 0 0,1 0-1,1 0 1,0 1 0,8-24-1,-9 38-9,-1 0 0,1 0-1,0 0 1,1 0 0,-1 0-1,1 0 1,-1 0 0,1 1-1,0 0 1,0-1 0,1 1-1,-1 0 1,1 0 0,0 1-1,-1-1 1,1 1 0,0 0-1,0 0 1,1 0 0,-1 0-1,0 1 1,1 0 0,-1 0 0,0 0-1,1 0 1,-1 1 0,1 0-1,0-1 1,-1 2 0,1-1-1,-1 1 1,1-1 0,-1 1-1,5 2 1,2-1 16,0 2 0,-1-1 0,1 1 0,-1 1 0,0 0 0,0 0 0,0 1 0,-1 0 1,0 1-1,0 0 0,-1 0 0,0 1 0,8 9 0,-10-8-50,-2-1 1,1 1-1,-1 0 1,0 0 0,0 0-1,-1 0 1,2 12-1,1 2 17,-6-21-18,0 0-1,0 0 1,0 0-1,-1 0 1,1 0-1,-1 0 1,1 0 0,-1 0-1,0 0 1,0 0-1,0 0 1,0 0-1,0 0 1,0-1 0,0 1-1,-1 0 1,1-1-1,-1 1 1,1-1-1,-1 0 1,-2 2-1,-38 28 131,35-28-131,0-1 0,0 0 1,-1 1-1,1-2 0,-1 1 1,1-1-1,-1-1 0,1 1 1,-1-1-1,1-1 0,-10 0 0,3-1 40,-1 0 0,1-1 0,0-1 0,-27-10 0,33 10-13,0 1 0,0-2 0,0 1 1,0-1-1,1-1 0,0 1 0,-13-14 1,35 31-11661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4:23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0 482 116,'5'0'2797,"17"-3"-2087,40-43 143,3 2 0,121-60 0,-79 45-39,14 0-198,2 4 0,155-46-1,-256 94-281,-10 3-4128,-29 9-40,6-2 2761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2:25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1 56,'-10'2'2502,"21"-5"231,-12 4-1525,-36 40-876,33-31-269,-1-1 0,-1 0-1,0 0 1,0 0 0,-8 8 0,-15 23 311,25-34-334,0 0-1,0 1 1,1-1 0,0 1 0,0 0-1,0 0 1,1 0 0,0 0 0,1 0-1,0 1 1,-1 13 0,2-21-39,0 1 1,1 0 0,-1-1 0,0 1 0,1 0-1,-1-1 1,1 1 0,-1 0 0,0-1-1,1 1 1,0-1 0,-1 1 0,1-1-1,-1 1 1,1-1 0,0 1 0,-1-1-1,1 1 1,0-1 0,-1 0 0,1 0-1,0 1 1,0-1 0,-1 0 0,1 0-1,0 0 1,0 0 0,-1 0 0,1 0 0,0 0-1,0 0 1,-1 0 0,1 0 0,0 0-1,0 0 1,-1-1 0,2 1 0,28-8 471,-16 3-524,1 1 0,-1 0-1,1 1 1,0 1 0,0 1 0,0 0 0,0 0 0,22 3 0,-6-1-1321,-16 5-3047,-14-3 3267</inkml:trace>
  <inkml:trace contextRef="#ctx0" brushRef="#br0" timeOffset="334.41">252 158 344,'-1'-1'71,"0"1"-1,0 0 1,1-1 0,-1 1-1,0 0 1,0 0 0,0 0 0,0 0-1,1 0 1,-1 0 0,0 0-1,0 0 1,0 0 0,0 0-1,1 0 1,-1 0 0,0 1-1,0-1 1,1 0 0,-1 1 0,0-1-1,0 0 1,1 1 0,-1-1-1,0 1 1,1-1 0,-1 1-1,0-1 1,0 2 0,-20 30 996,18-23-811,-1 1 0,1-1-1,0 1 1,1-1-1,-2 20 1,-7 37 631,10-61-850,0-1 0,0 1-1,0-1 1,-1 0 0,1 1-1,-1-1 1,0 0 0,0 0-1,-5 6 1,0 2-3261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7:10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64,'2'-2'97,"-1"0"1,0 1-1,1-1 1,-1 0-1,1 1 1,-1-1-1,1 1 1,0 0-1,-1 0 1,1-1-1,0 1 0,0 0 1,0 1-1,0-1 1,0 0-1,4-1 1,41-12-47,74-18 346,-12 1 374,206-43 408,-279 65-1158,-35 9-25,-6 0-3210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7:30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93 959 88,'0'0'252,"28"-30"1814,595-297 4265,-478 234-8187,-145 93 1763,0 0 0,0-1-1,1 1 1,-1 0 0,0 0 0,0-1-1,0 1 1,0 0 0,0-1-1,0 1 1,0-1 0,0 1 0,0 0-1,0-1 1,0 1 0,0 0-1,0-1 1,0 1 0,0 0 0,0-1-1,-1 1 1,1 0 0,0 0-1,0-1 1,0 1 0,0 0 0,-1-1-1,1 1 1,0 0 0,0 0-1,-1-1 1,1 1 0,0 0 0,0 0-1,-1 0 1,1-1 0,0 1 0,-1 0-1,1 0 1,0 0 0,0 0-1,-1 0 1,1 0 0,0-1 0,-1 1-1,-5 0-1264</inkml:trace>
  <inkml:trace contextRef="#ctx0" brushRef="#br0" timeOffset="15671.82">1587 1125 36,'0'0'100,"-37"44"811,5-5-589,-1-1-1,-52 45 1,8-11 49,-102 71 0,137-112-369,41-28-5,1-1 3,0-1 4,-4 4-1720,8-7 1103</inkml:trace>
  <inkml:trace contextRef="#ctx0" brushRef="#br0" timeOffset="36.47">76 13 328,'10'-12'11394,"-12"13"-11363,1 0-1,0 0 1,-1 0-1,1 0 1,0 0-1,0 0 1,0 1-1,0-1 1,0 0-1,0 1 1,0-1-1,1 1 1,-1-1-1,1 1 1,-1-1-1,1 1 1,-1 0-1,1-1 1,-1 3-1,-10 49 194,8-36-161,-2 4-46,-37 137 32,40-151-70,1-6 18,1 0-1,-1 1 0,0-1 0,1 0 0,-1 1 1,1-1-1,0 1 0,-1-1 0,1 1 0,0-1 1,0 1-1,0-1 0,0 1 0,1 2 0,0-4 7,0 1 0,0 0 0,1 0-1,-1-1 1,0 1 0,1-1 0,-1 1 0,1-1-1,-1 1 1,1-1 0,-1 0 0,1 0-1,-1 0 1,1 0 0,-1 0 0,0 0-1,4 0 1,145 10 34,2 1-256,-152-11 102,1 0 0,-1 0 0,1 0 0,-1 0-1,0 0 1,1 1 0,-1-1 0,1 0 0,-1 0 0,1 0 0,-1 0-1,0 0 1,1 0 0,-1 0 0,1-1 0,-1 1 0,1 0 0,-1 0-1,0 0 1,1 0 0,-1 0 0,0-1 0,1 1 0,-1 0 0,0 0-1,1-1 1,-1 1 0,0 0 0,1 0 0,-1-1 0,0 1 0,1 0-1,-1-1 1,0 1 0,0 0 0,0-1 0,1 1 0,-1-1 0,0 1-1,-13-12-5457,8 9 3973</inkml:trace>
  <inkml:trace contextRef="#ctx0" brushRef="#br0" timeOffset="36.47">305 72 864,'-11'-7'2803,"11"32"-1431,-37 197 4156,-21 71-3519,58-233-3332,1-58 615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2:26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82 60,'16'-81'6537,"-16"81"-6334,-11 16 2823,-22 61-3044,20-35-6,9-33 9,1 2 0,0-1 0,1 0 0,0 1 0,0-1 0,0 13 0,2-20 24,0-2-26,0 0 1,0 0-1,0-1 0,0 1 0,-1 0 1,1-1-1,1 1 0,-1 0 0,0 0 0,0-1 1,0 1-1,0 0 0,0-1 0,1 1 1,-1 0-1,0-1 0,1 1 0,-1 0 0,0-1 1,1 1-1,-1-1 0,1 1 0,-1-1 1,1 1-1,-1-1 0,1 1 0,-1-1 0,1 1 1,-1-1-1,1 1 0,0-1 0,-1 0 1,1 0-1,0 1 0,-1-1 0,1 0 0,0 0 1,0 0-1,-1 0 0,1 1 0,0-1 1,-1 0-1,1 0 0,0-1 0,0 1 0,-1 0 1,1 0-1,1 0 0,88-5 353,-31 2-1692,-23 2-3089,-35 1 3569</inkml:trace>
  <inkml:trace contextRef="#ctx0" brushRef="#br0" timeOffset="331.74">188 33 400,'-10'7'2116,"7"6"-1986,0 0 1,1 0-1,0 1 0,1-1 0,1 1 1,1 17-1,-1-8 244,1 9 138,-1 19 510,-9 76 0,5-102-709,-1 0 0,-2-1 0,-14 37-1,15-51-728,2-5-3323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30:56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34 188,'10'-4'1518,"-14"9"-1454,0 1 0,1-1 0,0 1 0,0-1 0,0 1 0,1 0 0,-4 12 0,-3 4 83,3-5-133,1 0 1,1 1-1,0 0 0,1 0 1,1 0-1,0 35 1,2-53-12,0 1 1,1-1 0,-1 1 0,0-1-1,1 1 1,-1-1 0,1 1-1,-1-1 1,0 0 0,1 1 0,-1-1-1,1 0 1,-1 0 0,1 1 0,-1-1-1,1 0 1,-1 0 0,1 0 0,0 1-1,-1-1 1,1 0 0,-1 0 0,1 0-1,-1 0 1,1 0 0,-1 0-1,1 0 1,0 0 0,-1 0 0,1-1-1,-1 1 1,1 0 0,-1 0 0,1 0-1,-1-1 1,1 1 0,0-1 0,34-10 127,-19 6-108,57-15-68,-49 12-316,1 2-1,0 0 1,0 1 0,37-1 0,-57 6-230</inkml:trace>
  <inkml:trace contextRef="#ctx0" brushRef="#br0" timeOffset="396.65">230 1 12,'-7'88'1714,"4"-68"-1432,0 0 1,2 0-1,1 0 0,3 34 1,-1 10 294,-3-53-550,1 0 0,0 0 1,1 0-1,0 0 0,1-1 0,3 13 0,-1-3-86,-4-18 48,0-1 0,0 1 0,0-1 0,0 0 1,0 1-1,0-1 0,1 0 0,-1 1 0,1-1 0,-1 0 1,1 1-1,-1-1 0,1 0 0,0 0 0,1 2 0,-1 3-2206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7:12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0 335 56,'43'-15'3077,"411"-193"901,-448 206-3902,160-56 570,-35 14-618,-113 36 43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7:55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1123 188,'177'0'2298,"-2"0"-1862,-154 3-416,-13-1 24,-9-1 225,0 29-36,-4 60 185,-1-43-334,4-40-35,1 0 0,0 1-1,0-1 1,0 1-1,1-1 1,0 0 0,1 1-1,-1-1 1,4 14-1,-1-9 142,-1-1-1,-1 1 0,0 0 1,-1 12-1,0-22-144,10 130 1083,-4 18-985,-8-133-164,1-15 22,1 0 0,-1 0 0,1 0 0,0 0 1,0 0-1,0 0 0,0 0 0,0 0 1,0 1-1,0-1 0,1 0 0,-1 0 0,2 2 1,-1 2 8,0 1 1,0-1-1,0 1 1,-1 0-1,0-1 0,0 1 1,-2 9-1,1 9 89,-30-16 209,-72 9-46,-153-12 1560,241-5-5166,12 0 873,10 0 988</inkml:trace>
  <inkml:trace contextRef="#ctx0" brushRef="#br0" timeOffset="2590.9">1225 1436 16,'1'3'1077,"-2"-3"-837,-1 3-195,0-1 0,1 1 1,-2-1-1,1 1 1,0-1-1,0 0 0,-1 0 1,1 0-1,-1 0 0,0 0 1,0 0-1,1-1 0,-4 2 1,-11 8-47,-116 86 237,19-17 743,88-58-708,-47 49 0,157-146 177,81-67-455,-146 125 11,-1 0 0,30-39-1,-15 18-6,-31 35 2,0 1 2,0 0 0,0 0-1,0 0 1,0 0 0,-1 0 0,1-1-1,-1 1 1,0-1 0,1 1 0,0-6-1,-2 8 5,1 0 2,3 0 1,-9 0 2,-6 6 10,6-3-13,-69 66 381,-88 104 1,158-169-367,-37 53 152,35-45-116,-2-1-1,1 0 1,-1 0-1,-1-1 1,0-1 0,-10 10-1,-54 36 253,66-52-320,-19 15-4,52-48 524,39-59 0,-13 16-492,-36 55-1,1 1 0,0 0-1,20-14 1,-22 18-17,16-12-11,-1 0 40,44-45 0,4-17-50,-78 87 21,2-2-2,-1 1 0,1-1-1,-1 0 1,0 1 0,1-1-1,-1 0 1,0 0-1,0 0 1,0 0 0,0 0-1,0 0 1,-1 0 0,2-4-1,-1 4-2,1 0 1,-1 1-1,1-1 0,0 1 0,0-1 0,-1 1 0,1 0 0,0 0 0,0 0 1,0 0-1,1 0 0,2-1 0,2-2 21,-9 7-6,-36 37-33,-44 60 5,-7 9 360,3 11 282,76-101-565,-2-2-1,0 1 0,-1-2 0,-19 19 0,24-27-33,6-6-21,0 1 0,-1-1 0,1 0 0,0 0-1,-1 0 1,0 0 0,1-1 0,-1 1 0,0-1-1,0 1 1,0-1 0,0 0 0,0 0-1,0-1 1,-7 2 0,11-2 16,-1 0-1,0-1 0,0 1 1,0 0-1,0 0 1,0 0-1,0 0 0,0 0 1,0 0-1,0-1 1,0 1-1,0 0 1,0 0-1,0 0 0,0 0 1,0-1-1,0 1 1,0 0-1,0 0 1,0 0-1,0 0 0,0 0 1,0-1-1,0 1 1,0 0-1,0 0 1,0 0-1,0 0 0,0 0 1,-1 0-1,1-1 1,0 1-1,0 0 1,0 0-1,0 0 0,0 0 1,0 0-1,0 0 1,-1 0-1,1 0 1,0 0-1,0-1 0,0 1 1,1 0 186,-1-18 59,38-27-343,35-37 37,125-145 46,-86 98 9,-101 115 15,-25 24 30,-27 27 26,-9 20 451,-60 84-1,-17 21 251,90-111-683,29-38-96,0-1 0,-1 0 0,-13 13 0,17-20 4,1 0-1,0 0 1,0 0-1,1 1 1,-1-1-1,1 1 1,-2 6-1,4-9-76,0 0-1,0-1 0,0 1 0,-1 0 0,1-1 1,-1 1-1,0-1 0,1 1 0,-1-1 1,0 0-1,-1 0 0,1 0 0,0 0 1,0 0-1,-6 3 0,5-4-318,0-1 0,-1 1 0,1-1 0,0 1 0,-1-1 0,1 0 0,0 0 0,-1-1-1,1 1 1,0-1 0,-1 1 0,-4-3 0,-24-7-3287,21 5 2521</inkml:trace>
  <inkml:trace contextRef="#ctx0" brushRef="#br0" timeOffset="183294.65">941 214 192,'1'-24'3476,"-24"53"-3365,1 1-1,-19 34 1,35-54-108,1 1 1,0-1-1,1 1 1,0 0-1,1 1 1,-2 12-1,2-16-13,3-8 10,0 0-1,-1 1 1,1-1 0,0 0 0,0 0 0,0 0-1,0 1 1,-1-1 0,1 0 0,0 0 0,0 1-1,0-1 1,0 0 0,0 0 0,0 1 0,0-1-1,0 0 1,0 0 0,0 1 0,0-1-1,0 0 1,0 0 0,0 1 0,0-1 0,0 0-1,0 0 1,0 1 0,0-1 0,0 0 0,0 0-1,0 1 1,1-1 0,-1 0 0,0 0 0,0 0-1,0 1 1,0-1 0,0 0 0,1 0 0,-1 0-1,0 0 1,0 1 0,0-1 0,1 0 0,-1 0-1,0 0 1,0 0 0,1 0 0,0 1-6,2 0 14,1-1 0,0 1 0,-1-1 0,1 0 0,-1 0 0,1-1 1,-1 1-1,1-1 0,-1 0 0,5-1 0,33-10-110,-14 3-254,0 1 0,1 2 1,-1 1-1,46-3 1,-68 10-768,-4-1 499</inkml:trace>
  <inkml:trace contextRef="#ctx0" brushRef="#br0" timeOffset="183626.94">1026 259 140,'-7'19'351,"0"1"-1,2 0 1,0 0 0,-1 24-1,-12 43 238,13-63-625,5-20-65,-1-1 1,1 1-1,-1-1 1,0 1-1,0-1 0,-1 0 1,1 1-1,0-1 1,-1 0-1,0 0 0,-4 5 1,2-5-480</inkml:trace>
  <inkml:trace contextRef="#ctx0" brushRef="#br0" timeOffset="184331.05">2024 693 28,'-52'97'1708,"34"-67"-1460,2 1 1,-20 50-1,32-71-209,0-1 1,1 1 0,0-1-1,1 1 1,0 0-1,0 0 1,1 0-1,0 11 1,1-20-40,0-1 1,1 1-1,-1-1 0,0 1 1,0 0-1,0-1 0,0 1 1,1-1-1,-1 1 0,0-1 1,1 1-1,-1-1 0,0 1 1,1-1-1,-1 1 0,0-1 1,1 1-1,-1-1 0,1 1 1,-1-1-1,1 0 0,-1 1 1,1-1-1,-1 0 0,1 1 1,0-1-1,-1 0 0,1 0 1,0 0-1,26 3 43,24-13-193,15-13-1585,-51 17 1106</inkml:trace>
  <inkml:trace contextRef="#ctx0" brushRef="#br0" timeOffset="184631.06">2089 850 140,'-1'13'172,"0"-1"0,-1 1 0,-1-1 1,-4 13-1,-4 20 6,4-12-141,2-4-11,0-1 0,-1 38-1,6-57-152,-1-1-1,-1 1 0,0 0 0,0-1 0,-6 15 0,7-17-366</inkml:trace>
  <inkml:trace contextRef="#ctx0" brushRef="#br0" timeOffset="185538.17">1304 1666 84,'9'-16'2739,"-8"14"-1619,-5 4-755,1 1-347,-1 1 0,1-1 1,0 1-1,0-1 0,0 1 1,0 0-1,1 0 0,-4 7 1,-6 9 36,2-5-8,2 0 0,0 0 0,0 1 0,2 0 0,0 0 0,-4 17 1,-14 37-54,23-69 8,0 0 0,1 1 0,-1-1 0,0 0 0,1 1 0,0-1 0,-1 1 1,1-1-1,0 0 0,0 1 0,0-1 0,0 1 0,0-1 0,0 1 0,0-1 0,0 0 1,0 1-1,1-1 0,-1 1 0,1-1 0,-1 0 0,1 1 0,-1-1 0,1 0 0,0 0 0,0 1 1,0-1-1,-1 0 0,1 0 0,0 0 0,0 0 0,1 0 0,-1 0 0,0 0 0,0 0 0,0-1 1,1 1-1,-1 0 0,0-1 0,1 1 0,-1-1 0,0 1 0,1-1 0,-1 0 0,1 0 0,2 1 1,10 1 28,1-1 0,0 0 0,27-2 0,-23 1-30,101 1 195,5 1-3264,-120-3 2231,0-1-82</inkml:trace>
  <inkml:trace contextRef="#ctx0" brushRef="#br0" timeOffset="185918.87">1513 1705 184,'-2'0'68,"1"1"0,-1 0 1,1-1-1,-1 1 0,0 0 0,1 0 0,-1 0 0,1 0 1,0 0-1,-1 1 0,1-1 0,0 0 0,0 1 0,-1-1 1,1 0-1,0 1 0,1-1 0,-3 4 0,-17 37 663,15-31-377,-13 32 700,2 0 0,3 1 0,-12 60 0,0 1-282,11-25-688,12-61-107,0-1 0,-11 36 0,10-46-229,-3 14 87</inkml:trace>
  <inkml:trace contextRef="#ctx0" brushRef="#br0" timeOffset="36.47">1512 37 156,'1'-10'239,"-1"9"-169,0 0 0,1 0 0,-1 1 0,0-1 0,0 0 0,1 0 0,-1 1 0,0-1 0,0 0 0,0 0 0,0 1 0,0-1 0,0 0-1,0 0 1,0 0 0,0 1 0,-1-1 0,1 0 0,0 0 0,0 1 0,-1-1 0,1 0 0,-1 1 0,1-1 0,0 0 0,-1 1 0,1-1 0,-1 1 0,1-1-1,-1 0 1,0 1 0,1-1 0,-1 1 0,0 0 0,1-1 0,-1 1 0,0-1 0,-1 1 0,-31 39 83,31-36-153,-5 4 4,2 0-1,-1 1 0,1 0 0,0 0 1,1 1-1,0-1 0,0 1 0,-3 11 1,-12 29 79,15-42-74,1-1 1,0 1-1,1-1 0,-1 1 0,1 0 1,0 0-1,1 0 0,-1 10 0,-1-1-25,2-15 14,1 0 0,-1 0 0,1 0 0,0 0 0,-1 1 0,1-1 0,0 0 0,0 0 0,0 0-1,0 1 1,0-1 0,0 0 0,0 0 0,0 0 0,1 1 0,-1-1 0,0 0 0,1 0 0,-1 0 0,1 0-1,-1 0 1,2 2 0,1-1 17,0 0-1,0 0 1,0 0-1,1 0 1,-1 0 0,1 0-1,-1-1 1,1 0-1,-1 0 1,1 0-1,0 0 1,0-1-1,0 1 1,-1-1-1,1 0 1,0 0-1,0 0 1,0-1-1,-1 1 1,1-1-1,6-2 1,5-1-19,-1 0 0,1-1 0,-1 0 0,20-12 0,-31 15 6,0 0 1,-1-1-1,1 1 1,0 0-1,-1-1 1,1 0 0,-1 1-1,0-1 1,0 0-1,0 0 1,0 0-1,-1-1 1,1 1-1,-1 0 1,0-1 0,0 1-1,1-6 1,-1 4-4,0 1 0,0-1 0,0 1 0,0 0 0,1 0 0,-1-1 0,4-3 0,-3 3 100,0 1-1,0-1 1,0 1 0,-1-1-1,1 0 1,-1 0-1,1-7 1,-3 18-78,0 0 1,-1 0-1,0-1 0,0 1 1,-4 9-1,-8 22 222,-23 125 561,33-143-674,0-2-50,1 0 0,-1 29 0,-2-30 202,1-2-4296</inkml:trace>
  <inkml:trace contextRef="#ctx0" brushRef="#br0" timeOffset="36.47">786 952 388,'0'-11'439,"-1"-21"1840,1 32-2268,0 0 1,0 0-1,0 0 1,0 0 0,0 0-1,0 0 1,0 0-1,0 0 1,0 0-1,0 0 1,0 0 0,0 0-1,0 0 1,-1 0-1,1 0 1,0 0-1,0 0 1,0 0 0,0 0-1,0 0 1,0 1-1,0-1 1,0 0-1,0 0 1,0 0 0,0 0-1,-1 0 1,1-1-1,0 1 1,0 0 0,0 0-1,0 0 1,0 0-1,0 0 1,0 0-1,0 0 1,0 0 0,0 0-1,0 0 1,-1 0-1,1 0 1,0 0-1,0 0 1,0 0 0,0 0-1,0 0 1,0 0-1,0 0 1,0-1-1,0 1 1,0 0 0,0 0-1,0 0 1,0 0-1,0 0 1,0 0-1,0 0 1,0 0 0,0 0-1,0 0 1,0 0-1,0-1 1,0 1-1,0 0 1,0 0 0,-7 19-112,-22 85 716,-20 66-182,47-167-433,1-1 0,0 1 0,0-1 1,0 1-1,0 0 0,1-1 0,-1 1 0,1 0 0,0 0 0,0 0 0,0-1 0,0 1 0,0 0 0,0 0 0,1-1 0,-1 1 0,1 0 0,0 0 0,0-1 0,0 1 0,0-1 0,0 1 0,1-1 0,-1 1 0,1-1 0,0 0 0,-1 0 0,1 0 0,0 0 0,3 3 0,1-2 19,0 0 0,0 0 0,1-1 0,-1 0 0,1 0 1,-1 0-1,1-1 0,0 0 0,0 0 0,-1 0 0,12-1 0,-10 0-19,0 0 0,1-1-1,-1 0 1,1 0 0,-1 0-1,0-1 1,1-1 0,-1 1 0,0-1-1,-1-1 1,1 0 0,-1 0-1,11-7 1,-13 4-3,-1 0 0,1 0 0,-1 0 0,-1-1-1,0 0 1,0 1 0,0-1 0,-1 0 0,0-1 0,-1 1 0,0 0-1,0 0 1,-1-11 0,3 1 5,-2 17-2,-1 0 0,0-1 0,1 1 0,-1 0 0,0-1 0,0 1 0,0-1 0,0 1-1,0-1 1,0 1 0,0 0 0,0-1 0,-1 1 0,1-1 0,0 1 0,-1 0 0,-1-3-1,-6-5 61,0 21-94,2 0 73,-128 285 2865,87-177-1819,28-69-785,16-30-7810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5:00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396 223 168,'3'-2'232,"-1"-1"-1,1 0 1,0 1-1,-1-1 1,1 0-1,-1 0 1,0-1-1,0 1 1,0 0-1,-1-1 1,1 1-1,-1-1 1,0 1-1,0-1 1,0 0-1,0 1 1,-1-1-1,1 0 1,-1 0-1,0 0 1,0 1-1,-1-8 1,-4 7 76,1 0 0,-1 0 0,0 1 0,0-1 0,0 1 0,-1 0 0,-6-2 0,0-1 124,-13-8 411,-2 1-1,-49-17 0,63 26-737,-1 0 0,1 1 0,-1 1 0,0 0 0,0 1 0,0 0-1,0 1 1,-15 2 0,25 0-101,-1-1-1,1 1 0,-1-1 0,1 1 0,0 1 1,0-1-1,0 0 0,0 1 0,0 0 0,0 0 1,1 0-1,-1 1 0,1-1 0,0 1 0,0-1 0,0 1 1,1 0-1,0 0 0,-1 1 0,1-1 0,-1 6 1,-2 1 2,1 0 0,0 1 0,1 0 0,0 0 0,1 0 0,0 0 1,1 14-1,1-23-10,0 0 0,0 0-1,1 0 1,-1 0 0,1 0 0,0 0 0,0 0 0,0 0 0,0 0 0,0 0 0,1-1 0,-1 1-1,1 0 1,-1-1 0,1 1 0,0-1 0,0 0 0,5 4 0,-2-2-14,0-1 1,0 0 0,0 0-1,0-1 1,0 1-1,1-1 1,-1 0 0,1-1-1,9 2 1,-5-1-5,0-1 1,0 0-1,-1-1 1,1 0-1,0-1 0,0 0 1,0 0-1,-1-1 1,1 0-1,-1-1 1,1 0-1,8-5 1,-9 3 4,-1-1 0,0-1 0,0 1 0,-1-2 0,0 1 0,0-1 0,0 0 0,-1 0 0,0 0 0,5-12 0,-2 4-7,-1-1-1,-1-1 1,0 1 0,6-30-1,-12 43 47,0 0 0,-1 0-1,1 0 1,-1 0 0,0 0 0,0 0 0,0 0-1,0 0 1,-1 0 0,0 1 0,0-1 0,0 0-1,0 0 1,-1 0 0,-3-6 0,-17 76 292,14-36-77,2-1 0,0 1 0,2 0 0,2 0 0,1 53 0,24 156 877,-15-171-711,-6-58-361,13 191 592,-17-174-466,0-17-2138,0-20-8165,-2 4 7271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0:26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804 626 524,'-6'-6'2188,"6"0"-728,-5 3-508,5 0-79,-5 3-617,10 3-3721,-5 0 1885</inkml:trace>
  <inkml:trace contextRef="#ctx0" brushRef="#br0" timeOffset="10927.43">7777 1084 220,'37'0'4204,"-19"0"-6885,-14 0 1806</inkml:trace>
  <inkml:trace contextRef="#ctx0" brushRef="#br0" timeOffset="11101.87">7980 1097 696,'6'-6'5542,"8"-6"-5096,8-6-5617,-21 15 3870</inkml:trace>
  <inkml:trace contextRef="#ctx0" brushRef="#br0" timeOffset="11228.85">8129 1033 272,'0'-3'276,"5"0"-148,-5 0-104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8:45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1 697 8,'0'0'515,"7"-4"3148,24-13-2739,8-12-301,-14 13-501,9-7 489,71-35 1,-5 4 457,138-71 1516,-56 31-1811,-137 70-784,-1-3 1,-2-2 0,0-2-1,-2-1 1,56-59 0,-92 87 115,-1 0 1,1 0-1,-1 0 1,0-1 0,0 0-1,-1 1 1,4-8-1,-6 12-120,-28 26-8824,18-22 7156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4:07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977 161 216,'-1'-13'1177,"1"13"-1132,0 0 0,0 0 0,0 0 0,-1 0 0,1-1 0,0 1 0,0 0 0,0 0 0,0 0 1,0 0-1,0-1 0,0 1 0,0 0 0,0 0 0,0 0 0,0 0 0,0-1 0,0 1 0,0 0 0,0 0 0,0 0 0,0-1 0,1 1 1,-1 0-1,0 0 0,0 0 0,0 0 0,0 0 0,0-1 0,0 1 0,0 0 0,0 0 0,1 0 0,-1 0 0,0 0 0,0 0 0,0 0 0,0-1 1,1 1-1,-1 0 0,0 0 0,0 0 0,0 0 0,0 0 0,1 0 0,-1 0 0,0 0 0,0 0 0,0 0 0,0 0 0,1 0 0,-1 0 1,0 0-1,0 0 0,0 0 0,0 0 0,1 0 0,-1 0 0,0 0 0,0 0 0,0 1 0,0-1 0,1 0 0,-1 0 0,1 0 270,-4 1 176,2-1-444,1 0 0,0 0 0,-1 0 1,1 0-1,0 0 0,0 0 1,-1 0-1,1 0 0,0 0 0,0 0 1,-1 0-1,1 0 0,0 0 1,0 1-1,-1-1 0,1 0 0,0 0 1,0 0-1,-1 0 0,1 0 1,0 1-1,0-1 0,0 0 0,-1 0 1,1 0-1,0 1 0,0-1 1,0 0-1,0 0 0,0 1 0,-1-1 1,1 0-1,0 0 0,0 1 0,0-1 1,0 0-1,0 0 0,0 1 1,0-1-1,0 0 0,0 1 0,0-1 1,0 0-1,0 1 120,-5 2-31,3 17-171,3 14 118,1-23-82,-1 0 0,-1 0 0,0 19 0,2 29-6,1-36 2,-1 1 0,-1-1 0,-4 35 0,1 0-4,2-57 5,0 0 0,0-1-1,0 1 1,0-1 0,0 1-1,0-1 1,0 1 0,0-1-1,0 1 1,1-1 0,-1 1-1,0-1 1,0 1 0,1-1-1,-1 1 1,0-1-1,0 1 1,1-1 0,-1 1-1,1-1 1,-1 0 0,0 1-1,1-1 1,-1 0 0,1 1-1,-1-1 1,1 0 0,-1 0-1,1 1 1,-1-1 0,1 0-1,0 0 1,21-2 21,20-18 87,-41 20-104,14-10-67,1 0 0,-2-2 0,1 1 0,-2-2 1,1 0-1,-2-1 0,0 0 0,-1 0 0,0-1 1,-1-1-1,-1 0 0,0 0 0,10-29 0,-17 42 58,-2 3 6,0 0-1,0 0 1,1-1-1,-1 1 1,0 0 0,0 0-1,1-1 1,-1 1 0,0 0-1,0 0 1,0-1 0,0 1-1,0 0 1,0 0 0,1-1-1,-1 1 1,0 0 0,0-1-1,0 1 1,0 0 0,0-1-1,0 1 1,0 0 0,0 0-1,0-1 1,0 1 0,0 0-1,0-1 1,-1 1 0,1 0-1,0-1 1,0 1 0,0 0-1,0 0 1,0-1 0,-1 1-1,1 0 1,0 0 0,0-1-1,0 1 1,-1 0-1,1 0 1,0 0 0,0-1-1,-1 1 1,1 0 0,0 0-1,0 0 1,-1 0 0,1 0-1,0 0 1,0 0 0,-1-1-1,1 1 1,0 0 0,-1 0-1,1 0 1,0 0 0,-1 0-1,1 0 1,0 0 0,-1 0-1,1 1 1,0-1 0,0 0-1,-1 0 1,-4 2-14,1-1-1,0 1 1,-1 1 0,1-1 0,0 1-1,0-1 1,0 1 0,1 0 0,-1 1-1,1-1 1,-1 1 0,1-1-1,0 1 1,-4 8 0,-1-2 7,1 0 0,1 1 1,0 0-1,0 0 0,-7 22 1,12-29 6,0 0 1,0 0-1,0 0 1,0 1 0,0-1-1,1 0 1,0 0-1,0 0 1,0 0-1,0 1 1,1-1 0,0 0-1,0 0 1,0 0-1,0 0 1,0 0 0,1 0-1,0 0 1,0-1-1,4 7 1,-4-7-3,0-1 0,0 1 0,0-1-1,1 0 1,-1 0 0,1 0 0,0 0 0,0 0 0,-1 0 0,1-1 0,0 1-1,0-1 1,0 0 0,1 0 0,-1 0 0,0 0 0,0-1 0,0 1 0,1-1-1,-1 0 1,0 0 0,1 0 0,-1 0 0,0-1 0,0 1 0,1-1 0,-1 0-1,0 0 1,0 0 0,0 0 0,0-1 0,0 1 0,5-4 0,0-1-77,0 0 1,0-1 0,-1 0 0,0 0-1,0-1 1,-1 1 0,0-2 0,0 1-1,7-16 1,0-5-192,-11 22 227,1 0 1,0 0 0,1 0 0,0 1 0,5-9-1,-8 14 42,-1 1 0,1-1 0,-1 0 0,0 1-1,1-1 1,-1 1 0,1-1 0,0 1-1,-1-1 1,1 1 0,-1-1 0,1 1-1,0 0 1,-1-1 0,1 1 0,0 0-1,-1 0 1,1-1 0,0 1 0,-1 0-1,1 0 1,0 0 0,0 0 0,-1 0 0,1 0-1,0 0 1,-1 0 0,1 0 0,0 0-1,0 0 1,-1 0 0,1 1 0,0-1-1,-1 0 1,1 0 0,0 1 0,-1-1-1,1 1 1,0 0 0,13 20 17,-12-17-22,47 53 41,45 43-211,-93-100 176,-1 0 0,0 0 0,0 0 1,0 0-1,0 0 0,0 0 0,0 1 1,1-1-1,-1 0 0,0 0 0,0 0 0,0 0 1,0 0-1,0 0 0,0 0 0,0 1 1,0-1-1,0 0 0,0 0 0,0 0 0,1 0 1,-1 0-1,0 1 0,0-1 0,0 0 1,0 0-1,0 0 0,0 0 0,0 0 0,0 1 1,0-1-1,0 0 0,-1 0 0,1 0 1,0 0-1,0 0 0,0 1 0,0-1 0,0 0 1,0 0-1,0 0 0,0 0 0,0 0 1,0 0-1,0 1 0,-1-1 0,1 0 0,0 0 1,0 0-1,0 0 0,0 0 0,-1 0 0,-11 1-2,-15-5-92,26 3 53,-4 0-75,0-1 1,1 0-1,0 0 0,-1 0 0,1-1 0,0 1 0,0-1 0,0 0 0,-6-6 0,-17-12-1691,23 18 1228,3 0-39</inkml:trace>
  <inkml:trace contextRef="#ctx0" brushRef="#br0" timeOffset="528.03">1825 197 308,'2'25'171,"1"-1"-1,1 1 1,1-1-1,2 0 0,0 0 1,12 25-1,-4-16-152,-12-23-19,1-1 0,-1-1 1,2 1-1,-1 0 0,1-1 0,0 0 0,1 0 0,0-1 1,0 1-1,1-1 0,0-1 0,0 1 0,11 6 0,-17-12 5,1 0-1,-1 0 0,0 0 1,0-1-1,1 1 0,-1 0 1,0-1-1,1 1 0,-1-1 0,0 0 1,1 1-1,-1-1 0,1 0 1,-1 0-1,0 0 0,1 0 1,-1 0-1,1 0 0,-1 0 0,0 0 1,1-1-1,2 0 0,-2-1 29,1 0 1,-1-1-1,0 1 0,0 0 0,-1-1 0,1 0 0,0 1 1,-1-1-1,3-5 0,8-21 127,-1-1 0,-1-1 0,-1 0-1,7-56 1,-6 31 110,-4-7-901,-6 63 265</inkml:trace>
  <inkml:trace contextRef="#ctx0" brushRef="#br0" timeOffset="1215.01">2258 378 4,'-2'18'83,"3"12"14,3-17-17,0 0 0,1 0 0,1 0 0,12 21 0,-17-31-64,1 0 1,0 0-1,0-1 0,0 1 0,0-1 1,1 1-1,-1-1 0,1 0 0,-1 0 1,1 0-1,0 0 0,0 0 0,0-1 1,0 1-1,0-1 0,0 0 0,0 0 1,1 0-1,-1 0 0,0 0 0,1-1 1,-1 0-1,0 0 0,1 1 0,-1-2 1,6 0-1,-5 0 26,0 0 0,1 0 0,-1-1 1,0 1-1,0-1 0,0 0 0,0-1 0,0 1 1,-1-1-1,1 0 0,-1 1 0,1-2 1,-1 1-1,0 0 0,0-1 0,0 1 0,-1-1 1,1 0-1,-1 0 0,3-7 0,-4 9-16,0-5 465,-3 5-1712</inkml:trace>
  <inkml:trace contextRef="#ctx0" brushRef="#br0" timeOffset="2252.18">2336 355 360,'-36'-5'1794,"-12"1"-197,32 6-1227,0 0 0,0 1 0,-19 6 0,30-7-264,1 0 1,-1 0-1,1 0 0,0 0 1,-1 1-1,1 0 0,1 0 1,-1 0-1,0 0 0,1 0 1,-1 1-1,1 0 0,0-1 1,-3 7-1,5-7-81,0-1 0,1 0 0,-1 1 0,1-1 0,0 0 0,-1 1 0,1-1 1,0 1-1,1-1 0,-1 0 0,0 1 0,1-1 0,-1 0 0,1 1 0,0-1 0,0 0 0,0 0 0,0 0 0,0 0 0,0 0 0,3 4 0,-1-1-7,1 0 0,-1-1 0,1 1 0,0-1 0,0 0 0,0 0 0,8 5 0,-9-8 2,0 0 0,0 0 0,0 0 1,0 0-1,0 0 0,0-1 0,0 1 1,0-1-1,1 0 0,-1 0 1,0 0-1,0-1 0,0 1 0,0-1 1,1 1-1,-1-1 0,0 0 0,0 0 1,0-1-1,-1 1 0,1-1 0,0 1 1,0-1-1,-1 0 0,1 0 0,-1 0 1,1 0-1,-1-1 0,3-3 0,0 1 0,-1-1-1,0 1 0,0 0 0,0-1 0,-1 0 0,0 0 1,0 0-1,0 0 0,-1-1 0,0 1 0,0-1 0,-1 1 1,2-14-1,-1 0 24,-1 18-36,-1 0 0,1 0 0,-1 0 0,0 0 0,0 0 0,1 0-1,-2-1 1,1 1 0,0 0 0,0 0 0,-1 0 0,1 0 0,-2-3 0,-4-13 115,2 8 30,-7 30-158,6-10 30,2 0 0,0 0-1,0 1 1,1-1 0,0 1 0,0 0 0,1 0 0,1 20 0,3-6 254,0 0 1,12 40 0,-15-62-272,1-1 0,-1 1 1,1-1-1,0 1 0,0-1 1,0 0-1,0 1 1,0-1-1,0 0 0,1 0 1,-1 0-1,1 0 0,0 0 1,-1 0-1,1 0 1,0-1-1,0 1 0,0-1 1,0 1-1,1-1 0,-1 0 1,0 0-1,0 0 0,1 0 1,-1 0-1,1 0 1,-1-1-1,1 1 0,-1-1 1,1 1-1,-1-1 0,1 0 1,-1 0-1,1-1 1,-1 1-1,1 0 0,-1-1 1,1 1-1,-1-1 0,1 0 1,-1 0-1,0 0 1,1 0-1,-1 0 0,0-1 1,0 1-1,0-1 0,0 1 1,0-1-1,0 0 0,0 0 1,-1 1-1,2-4 1,16-25-77,-1 0 0,-2-2 0,24-65-1,-26 61 6,-13 35 61,1-7-6,2 0-1,-1 1 1,1-1 0,8-11 0,-12 19 7,1-1 0,-1 1 0,0 0 0,1 0 1,-1 0-1,1 0 0,-1-1 0,1 1 0,-1 0 1,0 0-1,1 0 0,-1 0 0,1 0 0,-1 0 1,1 0-1,-1 0 0,1 0 0,-1 0 0,0 0 1,1 1-1,-1-1 0,1 0 0,-1 0 0,0 0 1,1 0-1,-1 1 0,1-1 0,-1 0 0,0 0 1,1 1-1,-1-1 0,0 0 0,1 1 1,-1-1-1,0 0 0,0 1 0,1-1 0,-1 1 1,0-1-1,0 0 0,0 1 0,0-1 0,1 1 1,-1-1-1,0 0 0,0 1 0,0 0 0,14 34 78,-6-15 13,-3-9 128,0 1 0,-1 0 1,-1 0-1,4 20 1,-3-15 270,-2-6-390,10 39 363,-11-47-440,0-1-1,0 1 1,0 0 0,0 0-1,0-1 1,0 1 0,1 0 0,0-1-1,-1 0 1,1 1 0,0-1-1,4 4 1,-4-5-165,-1 0 1,0-1-1,1 1 0,-1 0 0,1-1 0,-1 1 1,1-1-1,-1 0 0,1 1 0,0-1 1,-1 0-1,1 0 0,-1 0 0,1 0 0,0 0 1,-1-1-1,1 1 0,-1 0 0,1-1 0,-1 1 1,1-1-1,-1 1 0,1-1 0,-1 0 1,1 0-1,-1 1 0,0-1 0,2-2 0,25-33-5421,-26 32 5319,3-5-1702</inkml:trace>
  <inkml:trace contextRef="#ctx0" brushRef="#br0" timeOffset="2473.5">2903 509 2112,'-15'-1'8586,"15"-4"-4745,1-2-6169,-4-4-6139,-2 8 5207</inkml:trace>
  <inkml:trace contextRef="#ctx0" brushRef="#br0" timeOffset="4531.66">3164 297 392,'-4'1'111,"-1"0"0,1 0 0,0 0-1,-1 1 1,1-1 0,0 1 0,0 0 0,0 0-1,0 1 1,0-1 0,1 1 0,-1 0 0,1 0 0,0 0-1,0 0 1,0 1 0,0-1 0,0 1 0,1 0 0,0 0-1,0 0 1,0 0 0,0 0 0,0 0 0,1 1-1,0-1 1,0 0 0,0 1 0,0-1 0,1 1 0,-1-1-1,1 1 1,1-1 0,-1 1 0,0-1 0,1 1-1,0-1 1,0 1 0,1-1 0,1 5 0,1-1-102,1 0 1,0 0-1,0 0 1,0 0 0,1-1-1,0 0 1,1-1-1,0 1 1,0-1-1,0 0 1,0-1-1,1 0 1,0 0 0,0 0-1,1-1 1,-1-1-1,1 1 1,0-1-1,0-1 1,18 3-1,-14-3-11,1-2-1,-1 1 1,1-2-1,0 0 1,-1-1-1,27-6 1,-32 5 1,-1 0-1,1 0 1,0 0 0,-1-1 0,0-1 0,0 1-1,0-1 1,0 0 0,-1-1 0,0 1 0,0-1-1,8-11 1,14-31 3,-27 45-2,0 1 0,0-1 0,0 0-1,0-1 1,-1 1 0,1 0 0,-1 0-1,0 0 1,0 0 0,0 0-1,0-1 1,0 1 0,-1 0 0,1 0-1,-3-5 1,3 6 0,-1 1 0,0 0-1,1-1 1,-1 1 0,0 0 0,0-1-1,0 1 1,0 0 0,0 0 0,0 0-1,0 0 1,-1 0 0,1 0 0,0 0-1,-1 0 1,1 0 0,0 1 0,-1-1-1,1 0 1,-1 1 0,1-1-1,-1 1 1,0 0 0,-2-1 0,0 1-2,0 1 1,0-1-1,0 1 1,0 0-1,0 0 0,0 0 1,0 0-1,0 1 1,-5 2-1,-2 2-2,0 1 1,1 0-1,-1 0 0,2 1 0,-15 14 0,22-19 3,-1 0-1,0 0 1,1 0-1,0 0 0,0 1 1,0-1-1,0 1 0,0-1 1,0 1-1,1 0 0,0 0 1,0 0-1,0-1 0,0 5 1,-2 7-13,3-14 14,0 0 0,-1 0 0,1 0 0,0 0 1,0 0-1,-1 0 0,1 0 0,0 0 0,0 0 1,0 0-1,1 1 0,-1-1 0,0 0 0,0 0 1,0 0-1,1 0 0,-1 0 0,0 0 0,1 0 1,0 0-1,3 6 4,18 22 30,-21-28-33,1 0 0,-1 0 0,1 0-1,-1-1 1,1 1 0,-1-1 0,1 1 0,-1-1 0,1 0 0,0 1 0,-1-1 0,1 0 0,0 0-1,-1 0 1,1 0 0,-1 0 0,1-1 0,0 1 0,-1 0 0,1-1 0,-1 1 0,3-2-1,4-1 0,-1 0-1,1 0 0,-1 0 1,0-1-1,0 0 0,0-1 1,-1 1-1,1-1 0,-1-1 0,0 1 1,-1-1-1,1 0 0,-1 0 1,0-1-1,-1 0 0,1 1 1,-2-2-1,1 1 0,-1 0 1,0-1-1,3-8 0,-3-2-12,-5 13 12,-5 10 18,5 0-17,1-1-1,-1 1 1,1 0-1,0 0 0,0 0 1,0 0-1,1 0 1,0 0-1,0 0 0,0 0 1,1 0-1,-1 0 1,1 0-1,0-1 1,1 1-1,-1 0 0,1 0 1,4 6-1,-5-9 3,1 0-1,-1-1 1,1 1-1,0 0 1,-1-1 0,1 0-1,0 0 1,0 1-1,0-1 1,0 0-1,0 0 1,0-1-1,0 1 1,1 0 0,-1-1-1,0 1 1,0-1-1,1 0 1,-1 0-1,0 0 1,0 0 0,1 0-1,-1 0 1,0-1-1,0 1 1,1-1-1,-1 1 1,0-1-1,0 0 1,0 0 0,4-2-1,-1 1 0,0 0-1,0-1 1,0 0 0,-1 0-1,1 0 1,-1 0 0,0-1-1,0 1 1,0-1-1,0 0 1,-1 0 0,1-1-1,-1 1 1,0-1 0,-1 1-1,1-1 1,-1 0 0,0 0-1,3-8 1,21-138-24,-20 109 42,-2 18-11,0-1 1,-2 0 0,-1 0 0,-1 0 0,-1-1 0,-1 1 0,-6-32-1,8 56-4,0 1 0,0-1 0,0 1 0,0-1 0,0 1 0,0-1 0,-1 1 0,1-1 0,0 1 0,0-1 0,0 1 0,0 0 0,-1-1 0,1 1 0,0-1 0,0 1 0,-1-1 0,1 1 0,0 0 0,-1-1 0,1 1 0,0 0 0,-1-1 0,1 1 0,0 0 0,-1-1 0,1 1 0,-1 0 0,1 0 0,-1 0 0,0-1 0,-6 19 101,2 8-67,1-1-1,2 1 0,1 0 1,1 0-1,1 1 1,1-1-1,1-1 0,11 44 1,-9-50-10,1 1-1,1-1 1,1 0 0,0-1-1,1 0 1,1 0 0,1-1 0,1-1-1,0 0 1,1 0 0,26 24 0,-38-39-27,-1 0 0,1 0 0,-1-1 1,1 1-1,0 0 0,0-1 1,-1 1-1,1 0 0,0-1 1,0 1-1,0-1 0,-1 0 1,1 1-1,0-1 0,0 1 0,0-1 1,0 0-1,0 0 0,0 0 1,0 0-1,0 0 0,0 1 1,0-2-1,0 1 0,0 0 1,-1 0-1,1 0 0,0 0 0,0-1 1,0 1-1,2-1 0,-2 0-1,0-1 0,0 0 0,0 1 0,0-1 0,-1 0 0,1 0 0,0 1 0,-1-1-1,1 0 1,-1 0 0,0 0 0,0 0 0,1 0 0,-2-3 0,1-6 51,0 0-1,-1 0 1,-1 0 0,-4-19 0,4 22 177,0-1 0,1 0 0,0 1 1,0-1-1,1-13 0,0 10-231,0 12-14,5 0-60,-1 1 55,0 0 0,0 0 0,0 0-1,0 0 1,-1 1 0,1-1 0,4 3 0,-4-1 18,1-1-1,0 0 0,0 0 0,0 0 1,0-1-1,0 0 0,7 1 1,3-2 12,0-1 1,28-4-1,-39 4 0,0 0 0,-1 0 0,1 0 0,0 0 0,-1 0 0,1-1 0,-1 0 0,0 0 0,1 0 0,-1 0 0,0 0 0,0-1 0,0 1 0,-1-1-1,1 0 1,3-5 0,-5 8-3,-1 0 0,0-1 0,1 1 0,-1 0-1,0-1 1,1 1 0,-1-1 0,0 1-1,1-1 1,-1 1 0,0-1 0,0 1 0,0-1-1,0 1 1,1-1 0,-1 1 0,0-1 0,0 1-1,0-1 1,0 1 0,0-1 0,0 0 0,0 1-1,-1-1 1,1 1 0,0-1 0,0 1 0,0-1-1,0 1 1,-1-1 0,1 1 0,0-1 0,-1 1-1,-17-1 81,-23 16-27,35-12-67,0 1 0,1-1 0,-1 1-1,1 0 1,0 1 0,0-1-1,1 1 1,-1 0 0,1 0 0,0 1-1,0-1 1,-3 8 0,6-10 8,0 0 1,0-1-1,0 1 0,1 0 1,-1 0-1,1 0 1,0 0-1,0 0 1,0 0-1,0-1 0,0 1 1,1 0-1,-1 0 1,1 0-1,0 0 1,0-1-1,0 1 1,0 0-1,0-1 0,1 1 1,-1-1-1,1 1 1,-1-1-1,1 0 1,0 0-1,0 1 1,0-1-1,0 0 0,1-1 1,-1 1-1,4 2 1,3 1 6,0 0 0,0-1 0,0 0 0,0 0 0,1-1 0,0 0 0,0-1 0,0 0 0,0 0 0,0-1 0,0-1 0,0 0 0,0 0 0,16-3 0,-4 1-4,1-2-1,-1-1 0,0-1 1,0-1-1,31-14 0,-46 18 0,-1-1 0,1 0 0,0-1-1,-1 1 1,0-1 0,0 0 0,-1-1-1,1 0 1,-1 0 0,-1 0 0,1 0-1,-1-1 1,0 1 0,0-1 0,-1 0-1,0-1 1,0 1 0,0 0 0,-1-1-1,-1 1 1,1-1 0,-1 0 0,0 0-1,-1-14 1,0 21 3,0 0-1,0-1 1,0 1-1,-1 0 1,1-1-1,0 1 1,-1 0-1,1 0 1,-1-1-1,1 1 1,-1 0-1,0 0 1,0 0-1,1 0 1,-1 0 0,0 0-1,0 0 1,0 0-1,0 0 1,0 0-1,0 0 1,0 0-1,0 1 1,-1-1-1,1 0 1,0 1-1,0-1 1,-1 1-1,1 0 1,0-1-1,-1 1 1,1 0 0,0 0-1,-1 0 1,1-1-1,0 2 1,-1-1-1,1 0 1,0 0-1,-1 0 1,1 1-1,0-1 1,-2 1-1,-2 0-8,-1 0 0,1 0 0,0 1 0,0 0 0,0 0 0,0 0 0,0 0 0,0 1 0,1 0-1,-5 3 1,5-3 8,1 0 1,0 1-1,0-1 0,0 0 0,1 1 0,-1 0 0,1-1 0,0 1 0,-1 0 0,2 0 0,-1 1 0,1-1 0,-1 0 0,1 0 0,0 1 0,1-1 1,-1 1-1,1-1 0,0 1 0,0-1 0,0 0 0,0 1 0,1-1 0,0 1 0,0-1 0,0 0 0,0 1 0,1-1 0,2 4 0,4 5 14,1-2 0,0 1 0,1-1 0,0-1 0,0 0 0,2 0 0,-1-1 0,1 0 0,0-1 0,21 10 0,34 26 56,-15-2 70,-1 2 0,74 86-1,-124-130-136,-1 1-1,1-1 0,-1 1 1,1-1-1,-1 1 0,1-1 1,-1 1-1,1 0 0,-1-1 1,0 1-1,1-1 0,-1 1 0,0 0 1,0-1-1,1 1 0,-1 0 1,0 0-1,0-1 0,0 1 1,0 0-1,0-1 0,0 1 1,0 0-1,0-1 0,0 1 0,0 0 1,0 0-1,-1-1 0,1 1 1,0 0-1,0-1 0,-1 2 1,-1-1 30,1 1 1,-1-1 0,0 0-1,1 0 1,-1 0 0,0 0-1,1 0 1,-1 0-1,0 0 1,0-1 0,-3 2-1,-55 5 534,17-8-647,0-1-1,-84-16 1,102 12-1013,-1-1 0,1-2 0,-32-14 0,52 21 669,0-1-1,1 0 1,-1 0-1,1 0 1,-1 0-1,1-1 0,0 0 1,-4-5-1,-7-8-1106</inkml:trace>
  <inkml:trace contextRef="#ctx0" brushRef="#br0" timeOffset="4769.99">4082 59 304,'-5'3'416,"-6"0"-44,6 3-12,-6 3-36,6-3-40,-6 3-44,0-3-56,1 6-52,-1-3-40,0 0-36,6 3-36,-6-3-20,1 3-12,4-3-24,1 3-84,5-3-132,-6 0-200,6 0-316</inkml:trace>
  <inkml:trace contextRef="#ctx0" brushRef="#br0" timeOffset="5198.96">3464 165 280,'14'-5'536,"0"0"-1,1 1 1,-1 0 0,1 2 0,0-1-1,-1 2 1,24 0 0,4-2 349,-2 2-457,-25 1-673,0-1 0,0 0 0,18-5-1,-28 1-2306</inkml:trace>
  <inkml:trace contextRef="#ctx0" brushRef="#br0" timeOffset="6282.37">4882 408 36,'45'-8'379,"-36"7"-238,-1 0-1,1 0 1,-1-1-1,1 0 1,14-7-1,-21 9-95,0-1 0,0 0 0,-1 0 1,1-1-1,-1 1 0,1 0 0,-1 0 0,1-1 0,-1 1 0,0-1 0,1 1 0,-1-1 0,0 1 0,0-1 1,0 0-1,-1 0 0,1 0 0,0 1 0,-1-1 0,1 0 0,-1 0 0,1 0 0,-1 0 0,0 0 1,0 0-1,0-2 0,-1 2-25,1 0 0,-1 1 1,1-1-1,-1 1 0,0-1 0,0 1 1,0 0-1,0-1 0,0 1 1,0 0-1,0-1 0,0 1 1,0 0-1,-1 0 0,1 0 0,-1 0 1,1 0-1,0 1 0,-1-1 1,1 0-1,-1 1 0,0-1 0,1 1 1,-1-1-1,1 1 0,-1 0 1,0 0-1,1 0 0,-1-1 0,0 2 1,-2-1-1,-6 0 0,0 0 0,0 1 0,-1 0 0,1 0 1,0 1-1,0 1 0,-14 5 0,22-7 2,-1 0-1,1 0 1,-1 1-1,1-1 1,0 1-1,0 0 1,-1-1 0,1 1-1,0 0 1,1 0-1,-1 1 1,0-1-1,1 0 1,-1 1-1,1-1 1,0 1 0,-1-1-1,1 1 1,0-1-1,1 1 1,-1 0-1,0-1 1,1 1 0,0 0-1,-1 0 1,1 0-1,0-1 1,1 1-1,-1 0 1,0 0 0,1-1-1,1 6 1,0-2 5,0 1-1,0-1 1,0 0 0,1 0 0,0 0 0,1-1-1,-1 1 1,1-1 0,0 0 0,0 1 0,1-2-1,0 1 1,-1-1 0,2 1 0,-1-1 0,0-1-1,1 1 1,0-1 0,-1 0 0,1 0 0,0-1 0,13 4-1,-13-4-26,0-1-1,0 0 0,-1 0 1,1 0-1,0-1 1,0 0-1,0 0 0,0-1 1,0 0-1,0 0 0,0 0 1,0 0-1,0-1 0,-1 0 1,1 0-1,0-1 1,-1 0-1,0 0 0,0 0 1,0 0-1,0-1 0,0 0 1,-1 0-1,0 0 0,6-8 1,-1 0-16,-1-1 0,0-1 0,-1 0 0,-1 0-1,0 0 1,7-28 0,-4-2-73,6-46 0,-12 71 91,-1-1 0,0 1 0,-2-1 0,0 1 0,-1-1 0,-5-28 0,-2 33 64,1 17-66,-3 29-10,6-10 36,1 0 0,2 1-1,0-1 1,1 0 0,1 0 0,1 0 0,1 0-1,0 0 1,2 0 0,1 0 0,0-1 0,2 0-1,0-1 1,1 1 0,1-2 0,0 1 0,2-1-1,0-1 1,1 0 0,1-1 0,0 0 0,18 13-1,-32-28-23,1 0-1,-1-1 0,1 1 0,-1-1 1,1 1-1,-1-1 0,1 1 0,0-1 0,-1 1 1,1-1-1,0 0 0,-1 1 0,1-1 1,0 0-1,-1 0 0,1 1 0,0-1 1,0 0-1,-1 0 0,1 0 0,0 0 0,0 0 1,-1 0-1,1 0 0,0 0 0,0 0 1,-1 0-1,1-1 0,0 1 0,0 0 0,-1 0 1,1-1-1,0 1 0,-1 0 0,1-1 1,0 1-1,-1-1 0,1 1 0,-1-1 1,1 1-1,-1-1 0,1 1 0,-1-1 0,1 0 1,-1 1-1,0-1 0,1 1 0,-1-1 1,0 0-1,1 0 0,-1 1 0,0-1 0,0 0 1,0 0-1,1 1 0,-1-1 0,0 0 1,0-1-1,1-3-1,-1-1 0,1 1 1,-1-1-1,1 1 0,-2-1 0,0-9 0,-12-120 26,9 107 196,1 0-1,0-33 1,3 61-218,0-1-1,0 1 1,0-1-1,0 0 1,0 1 0,1-1-1,-1 0 1,0 1-1,0-1 1,0 1 0,0-1-1,1 1 1,-1-1-1,0 0 1,0 1-1,1-1 1,-1 1 0,1-1-1,-1 1 1,0-1-1,1 1 1,-1 0-1,1-1 1,-1 1 0,1-1-1,-1 1 1,1 0-1,-1 0 1,1-1-1,-1 1 1,1 0 0,0 0-1,0-1 1,25 5-120,21 20-1230,-9 6-1490,-27-21 1977</inkml:trace>
  <inkml:trace contextRef="#ctx0" brushRef="#br0" timeOffset="7782.42">5656 435 112,'0'-2'80,"-1"0"0,1-1 1,0 1-1,-1 0 0,0 0 0,0 0 0,1 0 1,-1 0-1,0 0 0,0 0 0,-1 0 0,1 1 0,0-1 1,-1 0-1,1 1 0,-1-1 0,1 1 0,-1-1 1,0 1-1,0 0 0,0 0 0,1-1 0,-1 2 0,0-1 1,0 0-1,0 0 0,-1 0 0,1 1 0,0-1 1,0 1-1,0 0 0,0 0 0,-1 0 0,1 0 1,0 0-1,0 0 0,-4 1 0,2-1-44,1 0 0,-1 1 0,0-1 0,1 1 0,-1-1 0,1 1 0,-1 1 0,1-1 0,-1 0 0,1 1-1,0 0 1,-1-1 0,1 1 0,0 0 0,0 1 0,1-1 0,-1 1 0,0-1 0,1 1 0,-1 0 0,1 0 0,0 0 0,-2 3 0,3-1-28,-1 0 0,1-1-1,0 1 1,0 0 0,1-1 0,-1 1 0,1 0 0,1 6 0,-1 6 41,0-15-44,1 0 0,-1 0-1,1 0 1,0 0 0,-1 0 0,1-1 0,0 1 0,0 0 0,0 0 0,1-1 0,-1 1 0,0-1 0,1 1 0,-1-1 0,1 1 0,-1-1-1,1 0 1,0 0 0,-1 0 0,4 2 0,-2-1-4,1 0 0,-1 0-1,1-1 1,0 1 0,0-1 0,0 0-1,0 0 1,7 1 0,-6-2-2,-1-1 0,0 0 1,0 0-1,0 0 0,0 0 1,0 0-1,0-1 1,0 0-1,0 0 0,-1 0 1,1 0-1,-1 0 0,1-1 1,-1 0-1,0 0 0,0 0 1,0 0-1,0 0 0,-1 0 1,1-1-1,-1 1 0,0-1 1,0 0-1,0 1 1,0-1-1,-1 0 0,2-8 1,2-5-7,-1 0 0,0 0 1,-2 0-1,0 0 0,0-25 1,-7 19 13,5 23-8,0 0 1,0-1-1,-1 1 1,1 0-1,0 0 0,0-1 1,0 1-1,-1 0 1,1 0-1,0 0 1,0 0-1,-1-1 0,1 1 1,0 0-1,0 0 1,-1 0-1,1 0 1,0 0-1,0 0 1,-1 0-1,1 0 0,0 0 1,-1 0-1,1 0 1,0 0-1,0 0 1,-1 0-1,1 0 1,0 0-1,0 0 0,-1 0 1,1 0-1,0 0 1,-1 0-1,1 0 1,0 1-1,0-1 0,-1 0 1,1 0-1,0 0 1,0 0-1,0 1 1,-1-1-1,1 0 1,0 0-1,0 1 0,0-1 1,0 0-1,0 0 1,-1 1-1,1-1 1,0 0-1,0 0 1,0 1-1,0-1 0,0 0 1,0 0-1,0 1 1,0-1-1,0 0 1,0 1-1,0-1 1,0 0-1,0 1 0,-3 7 4,1 1 0,0-1 0,0 1-1,1-1 1,0 1 0,0 0-1,1 0 1,0-1 0,0 1 0,1 0-1,1-1 1,-1 1 0,4 10-1,-3-13 2,0 0 0,0 1 0,1-1 0,-1 0 0,1-1 0,0 1 0,1 0 0,0-1 0,-1 1-1,2-1 1,-1-1 0,1 1 0,-1 0 0,1-1 0,1 0 0,-1 0 0,0 0 0,1-1-1,6 3 1,-9-5-2,0 0-1,0 0 1,0 0-1,0 0 1,0-1-1,0 0 1,0 1-1,0-1 1,0 0-1,1 0 1,-1-1-1,0 1 0,0-1 1,0 1-1,0-1 1,0 0-1,0 0 1,0 0-1,0-1 1,-1 1-1,1-1 1,0 0-1,-1 1 1,1-1-1,-1 0 1,1 0-1,-1-1 1,0 1-1,0 0 0,0-1 1,0 0-1,-1 1 1,1-1-1,-1 0 1,1 0-1,-1 0 1,0 1-1,0-1 1,-1-1-1,1 1 1,0 0-1,-1 0 1,0-5-1,4-24 2,-3 27-2,0 0 0,-1 0 0,1-1 0,-1 1 0,0 0 0,0-1 0,-1 1 0,1 0 0,-1-1 0,-3-7 0,0 2 63,4 11-61,0 0 0,0 0 1,0 1-1,0-1 0,0 0 0,0 0 0,0 0 0,0 0 1,-1 0-1,1 0 0,0 0 0,0 0 0,0 0 1,0 0-1,0 0 0,0 0 0,0 0 0,0 0 1,0 0-1,-1 0 0,1 0 0,0 0 0,0 0 0,0 0 1,0 0-1,0 0 0,0 0 0,0 0 0,0 0 1,-1 0-1,1 0 0,0 0 0,0 0 0,0 0 0,0 0 1,0 0-1,0 0 0,0 0 0,0 0 0,0-1 1,0 1-1,0 0 0,0 0 0,-1 0 0,1 0 0,0 0 1,0 0-1,0 0 0,0 0 0,0 0 0,0-1 1,-9 13-6,7-9 33,1 0-1,-1 1 1,0-1 0,1 1 0,0-1-1,0 1 1,0 0 0,0-1-1,0 1 1,1 0 0,0 0 0,0-1-1,0 1 1,0 0 0,0 0-1,1-1 1,0 1 0,0 0-1,0 0 1,0-1 0,0 1 0,1-1-1,-1 0 1,1 1 0,3 4-1,-2-3 5,-1-1-1,1 1 1,0-1 0,0 1-1,1-1 1,-1 0-1,1 0 1,0 0 0,0 0-1,0-1 1,1 0-1,-1 0 1,1 0 0,0 0-1,0-1 1,0 0-1,6 2 1,-5-3-34,0 0-1,0 0 1,0-1-1,1 0 1,-1 0 0,0-1-1,0 0 1,0 0 0,0 0-1,-1-1 1,1 0 0,0 0-1,-1 0 1,1-1-1,-1 1 1,0-2 0,1 1-1,-1 0 1,-1-1 0,1 0-1,-1 0 1,1 0 0,-1-1-1,0 1 1,-1-1 0,1 0-1,-1 0 1,0-1-1,0 1 1,-1-1 0,1 1-1,-1-1 1,-1 0 0,1 1-1,-1-1 1,0 0 0,0 0-1,-1 0 1,1 0-1,-1-1 1,-1 1 0,1 0-1,-1 0 1,0 0 0,0 1-1,-1-1 1,-4-10 0,6 15-1,-1-1 0,1 1 0,-1 0 0,1 0 0,-1 0 0,0 0 1,0 0-1,1 0 0,-1 0 0,0 0 0,0 0 0,0 0 1,0 0-1,0 0 0,0 0 0,0 1 0,0-1 0,-1 1 0,1-1 1,0 1-1,0-1 0,-1 1 0,1-1 0,0 1 0,-3 0 1,2 0-8,-1 0 0,1 1 0,-1-1 1,1 1-1,-1 0 0,1 0 1,-1 0-1,1 0 0,-1 0 1,1 0-1,0 1 0,-3 1 1,0 1 2,-1 1 1,1-1-1,1 1 1,-1 0-1,0 0 1,1 0-1,0 1 1,1 0-1,-5 7 1,7-7 16,0 1 0,0-1 0,1 0 0,0 0 0,0 0 0,1 0 0,-1 0 1,1 1-1,1-1 0,-1 0 0,1-1 0,0 1 0,0 0 0,1 0 1,0-1-1,3 6 0,-4-8-8,-1 0 0,1 0 1,0 1-1,0-1 0,0-1 1,1 1-1,-1 0 0,1 0 0,-1-1 1,1 1-1,0-1 0,0 0 1,0 0-1,0 0 0,0 0 0,0-1 1,1 1-1,-1-1 0,1 0 1,-1 0-1,1 0 0,-1-1 1,1 1-1,0-1 0,-1 1 0,1-1 1,0-1-1,5 0 0,-5 0-3,0-1 0,0 0 0,0 0 0,-1 0 0,1 0 0,-1-1 0,0 0 0,1 1 0,-1-1 0,0 0 0,-1-1 0,1 1 0,0 0 0,-1-1 0,0 0 0,0 1 0,2-5 0,4-10-14,-2 0 0,8-26 0,-9 26-14,7-39 68,-15 55-92,5 10 16,-1-3 36,0-1 1,0 1-1,0-1 0,0 1 0,-1-1 0,0 10 1,2 11 11,-1-19 1,0-1 0,0 1 0,0 0 1,1-1-1,0 1 0,0-1 0,1 1 0,-1-1 0,1 0 0,1 0 0,-1-1 0,0 1 0,1 0 0,0-1 0,0 0 0,1 0 0,-1 0 0,1-1 1,-1 1-1,1-1 0,0 0 0,1-1 0,-1 1 0,10 2 0,-9-4-11,-1-1 1,1-1 0,-1 1-1,1-1 1,-1 0-1,1 0 1,-1-1-1,0 0 1,0 1-1,0-2 1,0 1-1,0-1 1,8-5-1,-6 4-2,0-1-1,-1 1 0,0-1 0,0-1 1,0 1-1,-1-1 0,0 0 0,0 0 1,5-9-1,5-8-12,-12 20 14,-1-1 0,0 1 0,1 0-1,-2 0 1,1-1 0,0 0 0,0 1-1,-1-1 1,0 0 0,0 1 0,0-1 0,0-6-1,0 1 53,-2 3 192,-9 18-190,7-8-54,1 0 0,0 0 0,0-1 1,1 1-1,-1 0 0,1 0 0,0 1 0,0-1 0,0 0 0,0 0 1,1 1-1,0-1 0,0 0 0,0 0 0,0 1 0,1-1 1,0 0-1,-1 0 0,2 1 0,-1-1 0,0 0 0,1 0 0,0 0 1,0-1-1,0 1 0,0 0 0,1-1 0,4 7 0,-2-7-44,-1 0 0,0-1 1,1 1-1,-1-1 0,1 0 0,-1 0 0,1-1 0,0 0 0,0 1 0,0-1 0,0-1 0,0 1 0,6-1 0,-4 0-290,0-1 0,0 0-1,-1 0 1,1-1 0,-1 0-1,1 0 1,-1-1 0,1 1 0,-1-1-1,0-1 1,0 1 0,-1-1-1,1 0 1,-1 0 0,6-7-1,0 2-341</inkml:trace>
  <inkml:trace contextRef="#ctx0" brushRef="#br0" timeOffset="8116">6835 15 168,'-3'2'258,"0"0"0,0 0 0,-1 0 1,1 0-1,1 0 0,-1 1 0,0 0 0,1-1 0,-4 5 1,-3 13-61,0 1 0,1-1 0,1 1 0,1 0 0,1 1 0,1-1 0,0 1 0,2 0 0,1 0 0,0 0 0,2 0 0,5 37 0,-2-27-183,-3-22 4,-1-1-1,2 0 0,-1 0 0,1 0 0,1 0 0,0 0 0,0 0 0,5 8 0,-8-16 14,0-1-1,1 0 1,-1 1 0,0-1 0,0 0-1,0 0 1,1 1 0,-1-1-1,0 0 1,1 0 0,-1 0 0,0 1-1,1-1 1,-1 0 0,0 0 0,0 0-1,1 0 1,-1 0 0,1 0 0,-1 0-1,0 0 1,1 0 0,-1 0-1,0 0 1,1 0 0,-1 0 0,0 0-1,1 0 1,-1 0 0,0 0 0,1 0-1,-1 0 1,0 0 0,1 0 0,-1-1-1,0 1 1,0 0 0,1-1-1,16-14 787,8-23 136,-23 36-884,1-7 96,1 1 0,0 0-1,0 1 1,1-1 0,0 1 0,1 0 0,-1 0-1,1 0 1,1 1 0,-1 0 0,11-8-1,2-5-411,-14 8-1603,-7 2-3399,-3 4 3421</inkml:trace>
  <inkml:trace contextRef="#ctx0" brushRef="#br0" timeOffset="8322.46">6302 150 612,'0'-3'1016,"-6"3"2528,6 3-3384,-5-3-648,0 0-716,-6-3 200,6 0-276</inkml:trace>
  <inkml:trace contextRef="#ctx0" brushRef="#br0" timeOffset="8591.35">5154 68 344,'-32'30'3925,"27"-26"-3826,-95 68 462,29-28-3343,55-35 1495</inkml:trace>
  <inkml:trace contextRef="#ctx0" brushRef="#br0" timeOffset="10843.64">1 973 108,'0'0'1629,"4"-15"5202,3-15-5857,-5 18-983,0 0 0,1 1 1,1-1-1,0 1 1,0 0-1,1 0 1,1 0-1,12-18 1,-18 28 1,1 0 0,-1 0 0,1-1 0,0 1 0,0 0 0,0 0 0,0 0 0,0 0 0,0 0 0,0 0 0,0 0 0,0 0 0,0 0 0,0 0 0,0 0 1,1 1-1,-1-1 0,0 1 0,1-1 0,-1 1 0,0-1 0,1 1 0,1-1 0,-1 3-5,1-1 1,-1 1-1,1-1 1,-1 1-1,0 0 0,0 0 1,1 0-1,-1 0 1,-1 0-1,4 4 1,0 0 23,14 15-30,-1 0 1,-1 2-1,-1 0 0,21 39 1,-24-39-131,-8-24 63,-3-15 106,1 0-35,0-1 0,1 1-1,0 0 1,1 1 0,1-1-1,1 1 1,14-25 0,-21 40 11,0 0 0,1-1 0,-1 1 0,0-1 0,1 1 1,-1 0-1,0-1 0,1 1 0,-1 0 0,0-1 0,1 1 0,-1 0 0,1-1 1,-1 1-1,0 0 0,1 0 0,-1 0 0,1-1 0,-1 1 0,1 0 0,-1 0 1,1 0-1,-1 0 0,1 0 0,-1 0 0,1 0 0,-1 0 0,1 0 0,-1 0 1,1 0-1,-1 0 0,1 1 0,-1-1 0,1 0 0,-1 0 0,0 0 0,1 1 1,-1-1-1,1 0 0,-1 0 0,0 1 0,1-1 0,-1 0 0,1 1 0,-1-1 1,0 1-1,0-1 0,1 0 0,-1 1 0,0-1 0,0 1 0,1-1 0,-1 1 1,0-1-1,0 1 0,0-1 0,0 1 0,0 0 0,22 45-17,-6-10 41,-8-23 22,-8-12-44,1 1 0,0 0 0,0 0-1,-1 0 1,1-1 0,0 1 0,1-1 0,-1 1 0,0-1 0,0 1 0,1-1-1,-1 0 1,1 1 0,-1-1 0,1 0 0,0 0 0,2 1 0,-4-2-17,4 3-18,5-9 38,9-10 6,-17 14-26,30-23 17,66-44 0,-76 145 31,-19-71-31,0-1 1,0 0-1,1 0 1,-1 0-1,1 0 1,0-1-1,0 1 0,0-1 1,1 0-1,-1 1 1,1-2-1,0 1 1,0 0-1,0-1 1,0 1-1,0-1 1,0-1-1,1 1 0,-1 0 1,1-1-1,-1 0 1,1 0-1,-1 0 1,1-1-1,0 0 1,5 0-1,9 0-3,0 0 1,0-2-1,0 0 0,-1-2 0,24-6 0,-32 7 6,0 0-1,1-1 0,-2 0 0,1 0 0,0-1 0,11-8 0,-19 12 2,0 0 0,-1-1 0,1 1 0,-1-1 0,1 1 0,-1-1 0,1 0 0,-1 1 0,0-1 0,1 0 0,-1 0 0,0 0 0,0 0 0,-1 0 0,1 0 0,0 0 0,-1 0 0,1 0 0,-1 0 0,0 0 0,0-1 0,1 1 0,-1 0 0,-1 0 0,1 0 0,0 0 0,0-1 0,-1 1 0,0 0 0,1 0 0,-1 0 0,0 0 0,0 0 0,0 0 0,-2-3 0,1 4-5,0-1-1,0 0 1,0 1-1,0-1 0,0 1 1,0 0-1,-1 0 0,1 0 1,-1 0-1,1 0 0,0 0 1,-1 1-1,-4-1 1,-37-4-28,40 5 27,1-1 0,-1 1 0,0 0 0,1 1 0,-1-1 0,0 1 0,1-1-1,-1 1 1,0 0 0,1 1 0,0-1 0,-1 0 0,1 1 0,0 0 0,-1 0 0,1 0-1,0 0 1,0 0 0,1 1 0,-1-1 0,1 1 0,-1 0 0,1 0 0,0 0-1,0 0 1,0 0 0,0 0 0,0 1 0,1-1 0,-1 1 0,1-1 0,0 1-1,0-1 1,1 1 0,-1 0 0,1-1 0,0 1 0,-1 0 0,2-1 0,-1 1-1,0 0 1,1-1 0,0 1 0,-1 0 0,2-1 0,0 4 0,-1-4 0,0-1 0,0 0 0,0 0 0,0 0 1,0-1-1,0 1 0,0 0 0,1 0 0,-1 0 0,1-1 1,-1 1-1,1-1 0,0 1 0,-1-1 0,1 0 0,0 0 1,0 0-1,0 0 0,0 0 0,0 0 0,3 1 0,-1-2 6,0 1 0,1 0 0,-1-1 0,1 0 0,-1 0 0,0 0 0,1-1 0,-1 0 0,0 0 0,7-1 0,-3-1-39,-1 0 0,1 0 0,0 0 1,-1-1-1,0 0 0,0-1 0,0 0 0,0 0 0,-1 0 0,0-1 0,7-7 0,-10 8-74,0 0-1,-1 0 1,0-1-1,1 0 1,-2 1-1,1-1 1,-1 0-1,1-6 1,5-16-141,-7 27 251,0-1 0,0 1 0,0 0 0,0 0 0,0-1 0,0 1 0,0 0 0,0 0 0,0-1 0,0 1 0,-1 0 0,1 0 0,-1-1 0,1 1 0,-1 0 0,1 0 0,-1 0 0,1 0 0,-1 0 0,0 0 0,0 0 0,0 0 0,1 0 0,-1 0 0,0 0 0,0 1 0,0-1 0,0 0 0,-1 0 0,1 1 0,0-1 0,0 1 0,0-1 0,0 1 0,-1 0 0,1-1 0,0 1 0,0 0 0,-1 0 0,1 0 0,0 0 1,0 0-1,-1 0 0,1 0 0,0 0 0,0 1 0,-1-1 0,1 0 0,0 1 0,0-1 0,0 1 0,0-1 0,-1 1 0,1 0 0,0-1 0,0 1 0,0 0 0,0 0 0,1 0 0,-1 0 0,0 0 0,0 0 0,-1 1 0,-1 4 24,0-1 0,1 1-1,0 0 1,0-1 0,0 1 0,0 0 0,1 0 0,0 0-1,0 0 1,1 1 0,0-1 0,0 0 0,0 0 0,1 0-1,0 0 1,3 12 0,-3-15-18,1 1 0,-1 0 0,1-1 0,-1 0-1,1 1 1,0-1 0,1 0 0,-1 0 0,0 0 0,1 0 0,0-1 0,0 1-1,-1-1 1,2 1 0,-1-1 0,0 0 0,0 0 0,1-1 0,-1 1-1,1-1 1,-1 1 0,1-1 0,-1 0 0,1-1 0,0 1 0,0 0 0,-1-1-1,7 0 1,-5 0-5,0 0-1,0 0 0,0 0 1,0-1-1,0 0 1,0 0-1,-1 0 0,1 0 1,0-1-1,0 0 0,-1 0 1,1 0-1,-1 0 0,0-1 1,0 0-1,0 0 0,0 0 1,0 0-1,0-1 1,-1 1-1,0-1 0,0 0 1,0 0-1,0 0 0,0 0 1,-1-1-1,0 1 0,0-1 1,0 1-1,0-1 1,-1 0-1,0 0 0,0 0 1,0-6-1,-3 2 7,1 9-6,1 0-1,0-1 1,0 1-1,0 0 1,-1 0-1,1-1 0,0 1 1,0 0-1,0 0 1,0-1-1,0 1 1,0 0-1,0-1 1,-1 1-1,1 0 1,0-1-1,0 1 0,0 0 1,0-1-1,0 1 1,0 0-1,1 0 1,-1-1-1,0 1 1,0 0-1,0-1 0,0 1 1,0 0-1,0 0 1,0-1-1,1 1 1,-1 0-1,0-1 1,0 1-1,0 0 1,1 0-1,-1 0 0,0-1 1,0 1-1,1 0 1,-1 0-1,1-1 1,-3 4-2,0-1 0,0 0 0,0 0 0,0 1 1,1-1-1,-1 1 0,1 0 0,0-1 0,0 1 1,0 0-1,0 0 0,0-1 0,0 1 0,1 0 1,0 0-1,-1 0 0,1 0 0,0 0 0,1 0 1,-1 0-1,0 0 0,1 0 0,-1 0 0,1 0 1,0-1-1,0 1 0,0 0 0,1-1 0,1 4 1,1-2 3,1 0 0,-1 0 0,1 0 1,0 0-1,0-1 0,0 0 1,1 0-1,-1 0 0,1-1 0,0 0 1,-1 0-1,1 0 0,0-1 0,7 1 1,-9-1-2,0-1 0,0 0 0,0 0 0,0 0 0,0 0 0,0-1 1,0 0-1,0 1 0,0-2 0,0 1 0,0 0 0,0-1 0,-1 1 0,1-1 1,0 0-1,-1-1 0,0 1 0,1 0 0,-1-1 0,0 0 0,0 0 0,-1 0 1,4-4-1,-4 2-1,0-1-1,0 1 1,0-1 0,-1 0 0,1 0 0,-2 0 0,2-11-1,-2 14 2,0 0-1,1 0 1,-1 1-1,0-1 1,0 0-1,0 0 1,-1 0-1,1 0 1,-1 1-1,0-1 1,1 0-1,-1 0 1,0 1-1,-1-1 1,1 1-1,0-1 1,-3-3-1,3 6 0,0 0 1,1 0-1,-1 0 1,0 0-1,1 0 0,-1 0 1,0 0-1,1 1 0,-1-1 1,0 0-1,1 0 1,-1 0-1,1 1 0,-1-1 1,0 0-1,1 1 0,-1-1 1,1 0-1,-1 1 1,1-1-1,-1 1 0,1-1 1,-1 1-1,1-1 0,0 1 1,-1-1-1,1 1 1,-1 0-1,1-1 0,0 1 1,0-1-1,-1 1 1,1 0-1,0-1 0,0 2 1,-10 26-31,9-25 35,0-1-23,0 1 0,0 0 0,0-1 1,0 1-1,1 0 0,-1-1 1,1 1-1,-1 0 0,1 0 0,0 0 1,0-1-1,0 1 0,0 0 0,1 0 1,-1 0-1,1-1 0,0 1 0,0 0 1,0-1-1,0 1 0,0-1 1,1 1-1,-1-1 0,1 1 0,-1-1 1,1 0-1,0 0 0,0 0 0,0 0 1,0 0-1,0 0 0,0-1 0,1 1 1,-1-1-1,0 1 0,1-1 1,0 0-1,-1 0 0,1 0 0,4 1 1,-1-1-507,0 0 0,0-1 0,1 1 1,-1-1-1,0 0 0,0-1 0,1 0 0,-1 0 1,0 0-1,10-4 0,-10 2-233</inkml:trace>
  <inkml:trace contextRef="#ctx0" brushRef="#br0" timeOffset="11191.23">1436 809 380,'1'8'579,"-1"0"0,1-1 0,1 1 1,-1 0-1,6 12 0,-5-13-497,1 0 1,0 0-1,1 0 0,0 0 0,0 0 1,1-1-1,-1 0 0,1 0 1,1 0-1,11 10 0,-11-11-73,0-1 0,0 0 0,1 0 0,-1-1 0,10 4 0,-15-6 4,1-1 0,-1 1 1,1-1-1,-1 0 0,1 1 0,-1-1 0,1 0 1,-1 0-1,1 0 0,-1 0 0,1 0 0,-1 0 0,1 0 1,-1-1-1,1 1 0,-1 0 0,1-1 0,-1 1 1,1-1-1,-1 0 0,0 1 0,1-1 0,-1 0 1,0 0-1,0 0 0,0 0 0,1 0 0,-1 0 0,0 0 1,0-1-1,-1 1 0,2-2 0,3-5 167,-1 0 0,-1-1 0,0 0 0,0 0 0,0 0-1,-1 0 1,-1 0 0,1-10 0,-1-82-464,-2 51 357,1 50-130,6 29-5197,-1-22 4480</inkml:trace>
  <inkml:trace contextRef="#ctx0" brushRef="#br0" timeOffset="12741.91">1933 888 112,'-7'-5'319,"1"0"-1,-1 0 1,0 1 0,0 0-1,0 0 1,0 1-1,-1 0 1,0 0 0,1 1-1,-1 0 1,0 0 0,0 1-1,0 0 1,-16 0 0,17 1-231,0 0 1,0 1 0,1 0-1,-1 0 1,0 0 0,1 1-1,-1 0 1,-9 4 0,13-4-69,0-1 0,0 1 1,0 0-1,0 0 1,0 0-1,1 0 0,-1 1 1,1-1-1,0 1 0,-1 0 1,1-1-1,0 1 1,1 0-1,-1 0 0,0 0 1,1 0-1,-2 5 1,2-4-14,1 0 0,-1 0 1,1-1-1,-1 1 1,1 0-1,0 0 0,1 0 1,-1 0-1,1 0 0,0 0 1,0 0-1,0 0 1,0-1-1,0 1 0,1 0 1,0-1-1,0 1 1,0-1-1,0 0 0,0 0 1,1 0-1,0 0 1,-1 0-1,1 0 0,0-1 1,0 1-1,0-1 1,1 0-1,-1 0 0,1 0 1,-1 0-1,1 0 0,-1-1 1,1 0-1,0 0 1,0 0-1,0 0 0,0 0 1,0-1-1,-1 0 1,1 0-1,0 0 0,0 0 1,0-1-1,7-1 1,-5 1 10,1 0 1,-1-1 0,1 0 0,-1 0-1,1-1 1,-1 0 0,0 0 0,9-7-1,-12 8-25,-1 0 0,1 0-1,-1-1 1,0 1-1,0-1 1,0 1-1,0-1 1,0 0-1,0 0 1,-1 0 0,0 0-1,1 0 1,-1 0-1,0 0 1,0 0-1,-1 0 1,1-1-1,-1 1 1,1-6 0,3-20-7,-3 26 14,0 0 1,0 0 0,0 0 0,-1 0 0,1 0 0,-1 0 0,0 0 0,0 0 0,0 0 0,-1 0 0,1 0 0,-1 0 0,0-4 0,-3-3 8,-5-10-67,9 20 55,-1-1 0,0 1 1,0 0-1,1-1 0,-1 1 0,0 0 0,0 0 0,1 0 1,-1 0-1,0 0 0,0 0 0,0 0 0,1 0 0,-1 0 1,0 0-1,0 0 0,1 0 0,-1 0 0,0 1 1,0-1-1,1 0 0,-1 1 0,0-1 0,1 0 0,-1 1 1,0-1-1,0 1 0,-2 1 8,0 1 0,1-1-1,-1 0 1,1 1 0,0-1 0,0 1 0,-1 0 0,2 0 0,-1 0-1,0 0 1,1 0 0,-1 0 0,1 0 0,0 1 0,0-1-1,0 0 1,0 1 0,1-1 0,0 1 0,-1-1 0,1 1-1,0-1 1,1 1 0,-1-1 0,0 0 0,1 1 0,0-1 0,0 1-1,0-1 1,0 0 0,1 0 0,-1 0 0,4 4 0,15 32 36,-19-37-39,9 12 16,1-1 0,0-1 0,25 22 0,-34-31-14,1-1 0,-1 0-1,1 0 1,0 0-1,0 0 1,0-1-1,0 1 1,1-1-1,-1 0 1,0 1 0,1-2-1,-1 1 1,0 0-1,1-1 1,-1 1-1,1-1 1,-1 0 0,1 0-1,-1 0 1,1-1-1,-1 1 1,0-1-1,1 0 1,-1 0-1,0 0 1,5-3 0,-5 2-3,1 0 1,-1 0 0,0-1 0,0 0-1,0 0 1,0 0 0,-1 0 0,1 0-1,-1 0 1,0-1 0,0 1 0,0-1-1,0 1 1,-1-1 0,1 0-1,-1 0 1,0 1 0,0-1 0,-1 0-1,1-8 1,0-6-7,-1 1 0,-1-1 0,-5-26 0,1-4-87,-6 87 50,10-17 68,1 15 42,3-28-27,0 0-1,0 0 1,1-1-1,-1 0 1,2 1 0,0-1-1,0-1 1,0 1-1,1-1 1,0 0-1,0 0 1,0-1-1,1 0 1,0 0-1,1 0 1,-1-1 0,1 0-1,0-1 1,0 1-1,14 3 1,-21-7-38,1-1 1,-1 0-1,0 1 1,1-1 0,-1 0-1,1 0 1,-1 0-1,1 0 1,-1 0-1,1 0 1,-1-1 0,1 1-1,-1 0 1,1-1-1,-1 1 1,0-1 0,1 0-1,-1 1 1,0-1-1,1 0 1,-1 0-1,0 0 1,2-2 0,0 0 0,-1 0 1,1-1-1,-1 1 1,0-1 0,0 1-1,0-1 1,0 0-1,1-6 1,1-4 6,-1 1 0,-1-1 0,0 1 0,0-20 0,14-111-94,-16 144 82,0-1 0,0 1 0,0 0 1,0-1-1,0 1 0,0 0 0,0-1 0,0 1 0,0 0 0,0-1 1,0 1-1,0 0 0,0 0 0,0-1 0,0 1 0,0 0 0,0-1 1,0 1-1,0 0 0,1-1 0,-1 1 0,0 0 0,0 0 0,0-1 1,1 1-1,-1 0 0,0 0 0,0 0 0,0-1 0,1 1 0,-1 0 0,0 0 1,1 0-1,-1 0 0,0-1 0,0 1 0,1 0 0,-1 0 0,0 0 1,1 0-1,-1 0 0,0 0 0,1 0 0,-1 0 0,0 0 0,1 0 1,-1 0-1,1 0 0,20 14-31,33 41 24,-37-37 41,19 16-7,-23-24-23,0 1 1,-1 1-1,-1 1 0,1-1 0,-2 2 0,0-1 0,-1 1 0,14 27 0,-23-40 0,1-1-1,-1 1 0,0 0 0,0-1 0,1 1 0,-1-1 1,0 1-1,0-1 0,0 1 0,0 0 0,0-1 0,0 1 0,0-1 1,0 1-1,0 0 0,0-1 0,0 1 0,0-1 0,0 1 1,0 0-1,0-1 0,-1 1 0,1-1 0,0 1 0,0-1 1,-1 1-1,1-1 0,0 1 0,-1-1 0,1 1 0,-1-1 1,1 1-1,-1-1 0,1 0 0,0 1 0,-1-1 0,1 0 1,-1 1-1,0-1 0,1 0 0,-1 0 0,1 1 0,-1-1 1,0 0-1,-3 0 2,-1 1 0,1-1-1,0 0 1,0-1 0,0 1 0,0-1 0,-7-2 0,-72-26 5,77 26-1,1 1 1,-1-1-1,0-1 1,1 1-1,0-1 1,0 0 0,0 0-1,0-1 1,1 1-1,0-1 1,-6-8-1,9 12-6,0 0 0,1-1-1,-1 1 1,0-1 0,1 1 0,0 0-1,-1-1 1,1 1 0,0-1-1,0 1 1,0-1 0,0 1 0,0-1-1,0 0 1,0 1 0,0-1-1,0 1 1,1 0 0,-1-1 0,1-1-1,1 1-9,-1-1 0,1 1-1,0 0 1,0 0 0,0 0 0,0 0-1,0 0 1,0 0 0,1 1 0,-1-1-1,0 1 1,1-1 0,-1 1 0,5-2-1,275-104 96,-242 88 114,-40 19-191,0 0 1,0 0-1,0 0 1,0 0-1,-1 0 1,1-1-1,0 1 1,0 0 0,0 0-1,0 0 1,0 0-1,0 0 1,0 0-1,0 0 1,0 0-1,0 0 1,0 0-1,0 0 1,0 0 0,0 0-1,0 0 1,0-1-1,0 1 1,0 0-1,0 0 1,0 0-1,0 0 1,0 0 0,0 0-1,-23 11 128,11-4-130,4-3-6,0 0 0,0 0-1,0 1 1,1 0 0,0 1 0,0-1 0,-6 7-1,13-11 6,-1 0 0,1 0-1,-1-1 1,1 1 0,-1 0-1,1 0 1,0-1 0,0 1-1,-1 0 1,1 0-1,0 0 1,0 0 0,0-1-1,0 1 1,0 0 0,0 0-1,0 0 1,0 0-1,0 0 1,0-1 0,1 1-1,-1 0 1,0 0 0,1 0-1,-1-1 1,0 1 0,2 1-1,-1 0 14,1-1-1,0 1 0,-1-1 1,1 0-1,0 1 0,0-1 1,0 0-1,0 0 1,0 0-1,0-1 0,2 2 1,66 8 256,-59-9-308,6 1 232,0 0-1,0 2 0,0-1 1,0 2-1,-1 0 0,0 1 1,0 1-1,0 0 0,-1 1 1,0 1-1,0 1 0,-1 0 1,-1 0-1,23 23 0,-35-33-195,-1 1-1,1-1 1,-1 1-1,1-1 1,-1 1-1,1-1 1,-1 1-1,1 0 1,-1-1-1,1 1 1,-1-1-1,0 1 1,0 0-1,1-1 1,-1 1-1,0 0 0,0 0 1,0-1-1,1 1 1,-1 0-1,0 0 1,0-1-1,0 1 1,0 0-1,-1-1 1,1 1-1,0 0 1,0 0-1,0-1 1,0 1-1,-1 0 1,1-1-1,0 1 0,-1 1 1,-1-1-4,0 0 0,1 0 0,-1 0 1,0 0-1,0 0 0,0 0 0,0 0 0,0 0 0,0-1 1,0 1-1,0-1 0,-2 1 0,-5 0-306,0 0 0,0 0-1,-1-1 1,-15-2 0,16 0-223,-21-5-3429,-44-15 1,58 14 2554</inkml:trace>
  <inkml:trace contextRef="#ctx0" brushRef="#br0" timeOffset="12915.95">2182 485 296,'0'-3'1096,"0"0"-204,0 0 504,0 0-552,0 0-472,0 6-264,6 0-108,-6 0-36,5 0-136,0 3-240,1-3-248,-1 3-372,6 0-624</inkml:trace>
  <inkml:trace contextRef="#ctx0" brushRef="#br0" timeOffset="14519.75">3618 861 100,'-12'-16'3084,"7"14"-2899,0 1 0,0-1 1,0 1-1,0 0 0,0 0 1,-1 0-1,1 1 0,0 0 1,-1 0-1,1 0 0,0 1 0,0 0 1,-11 2-1,-2 2 265,-1 1 0,-26 12-1,40-16-396,0 1 1,0 0-1,1 0 0,-1 0 0,1 1 0,0-1 0,0 1 1,0 0-1,1 0 0,-1 1 0,1-1 0,0 1 0,0-1 0,1 1 1,-1 0-1,1 0 0,0 0 0,1 0 0,-1 1 0,1-1 0,0 0 1,-1 7-1,2-9-45,0 1 0,0-1 0,0 1 0,1-1 1,-1 1-1,1-1 0,0 1 0,0-1 0,0 0 1,0 1-1,1-1 0,-1 0 0,1 0 0,0 0 0,0 0 1,0 0-1,0 0 0,0-1 0,1 1 0,-1-1 0,1 1 1,0-1-1,-1 0 0,1 0 0,0 0 0,0-1 1,1 1-1,-1-1 0,0 1 0,0-1 0,1 0 0,-1 0 1,1-1-1,-1 1 0,5-1 0,-2 1-1,-1 0 0,1-1-1,0 1 1,-1-1 0,1-1-1,0 1 1,-1-1 0,1 0-1,-1 0 1,1-1 0,-1 0 0,1 0-1,-1 0 1,0-1 0,0 1-1,0-1 1,0 0 0,6-6-1,-6 4-15,0-1-1,0 0 0,0 0 0,-1 0 1,0-1-1,0 1 0,0-1 0,-1 0 1,0 0-1,-1 0 0,1-1 0,-1 1 1,1-10-1,3-12-86,3-27-368,-7 13-116,-3-39-440,-1 50 826,2 25 185,0 0 0,0 0 0,-1 0 0,0 0 0,-1 0-1,-3-11 1,5 17 10,0 1-1,0-1 0,0 1 0,0-1 1,0 1-1,0-1 0,0 1 0,0-1 1,0 1-1,0-1 0,-1 1 0,1 0 1,0-1-1,0 1 0,-1-1 1,1 1-1,0-1 0,0 1 0,-1 0 1,1-1-1,0 1 0,-1 0 0,1-1 1,-1 1-1,1 0 0,-1-1 1,1 1-1,0 0 0,-1 0 0,1 0 1,-1-1-1,1 1 0,-1 0 0,1 0 1,-1 0-1,1 0 0,-1 0 1,1 0-1,-1 0 0,1 0 0,-1 0 1,1 0-1,-1 0 0,1 0 0,-1 0 1,1 1-1,-1-1 0,1 0 0,-1 0 1,-14 26 39,13-21-41,1 0 0,-1 1-1,1-1 1,0 1 0,0-1-1,1 1 1,0-1 0,0 1-1,0-1 1,2 8 0,14 60 332,-4-24-129,-10-37-170,1 1 0,1-1 1,0 0-1,0-1 0,1 1 0,13 20 0,-14-26-10,0 0 1,1 0-1,-1 0 0,1 0 0,0-1 0,1 0 0,0 0 1,-1-1-1,1 1 0,1-1 0,-1-1 0,12 6 0,-13-7-10,1-1-1,0 1 1,0-1 0,0 0-1,0-1 1,0 0-1,0 0 1,0 0 0,0 0-1,0-1 1,0 0-1,8-3 1,-10 3-9,0 0 1,0-1 0,0 1-1,-1-1 1,1 0-1,-1 0 1,1 0 0,-1-1-1,0 1 1,0-1 0,0 1-1,0-1 1,0 0-1,0-1 1,-1 1 0,0 0-1,1-1 1,-1 1-1,2-7 1,-3 7 1,0 0 0,-1-1 1,1 1-1,-1-1 0,0 1 0,0-1 0,0 1 1,0-1-1,-1 1 0,1-1 0,-1 1 0,0-1 1,0 1-1,0 0 0,0 0 0,-1-1 0,1 1 1,-1 0-1,0 0 0,0 0 0,0 1 0,0-1 1,-1 0-1,1 1 0,-1-1 0,1 1 0,-1 0 1,0 0-1,0 0 0,-6-3 0,5 3 22,0 0 0,1 0 0,-1 0 0,0 0 0,0 1-1,0 0 1,-1 0 0,1 0 0,0 0 0,0 0 0,0 1 0,-1 0 0,1 0 0,0 0-1,-1 1 1,1-1 0,0 1 0,0 0 0,0 0 0,0 0 0,0 1 0,0 0-1,0-1 1,0 1 0,-4 3 0,6-3-10,1 0 1,-1 1-1,1-1 0,-1 0 1,1 0-1,0 1 0,0-1 0,0 0 1,0 1-1,0-1 0,0 1 1,1 0-1,-1-1 0,1 1 0,0 0 1,0-1-1,0 1 0,0-1 1,0 1-1,0 0 0,1-1 0,-1 1 1,1-1-1,1 5 0,1 0 34,-1 0-1,1 0 1,0 0-1,1-1 1,-1 1-1,1-1 1,7 9-1,-9-13-42,-1 0 1,1 0-1,0-1 0,0 1 0,0 0 0,0-1 1,0 1-1,0-1 0,0 0 0,0 0 0,0 1 1,1-1-1,-1-1 0,0 1 0,1 0 1,-1-1-1,1 1 0,-1-1 0,0 0 0,1 1 1,-1-1-1,1-1 0,-1 1 0,1 0 0,-1 0 1,1-1-1,-1 0 0,0 1 0,1-1 0,-1 0 1,0 0-1,1 0 0,-1 0 0,2-3 1,3-2-17,-2-1 0,1-1 0,-1 1 0,0-1 0,-1 0 0,0 0 1,0-1-1,-1 1 0,0-1 0,0 1 0,2-19 0,10-24 15,-14 44-39,-1 6 29,0 0-1,0 0 1,0 0 0,0 0-1,0 0 1,1-1 0,-1 1-1,0 0 1,0 0 0,1 0-1,-1 0 1,1 0 0,-1 0-1,1 0 1,-1 0 0,1 0-1,0 0 1,-1 1 0,1-1 0,0 0-1,0 0 1,-1 0 0,1 1-1,0-1 1,0 0 0,2 0-1,-2 1 0,19 33-24,-18-29 28,3 13 3,1 0 1,0-1 0,2 0-1,0 0 1,1-1 0,0 0-1,18 22 1,-28-40 0,0 1 0,1-1 0,-1 0 1,0 0-1,1 0 0,-1 1 0,1-1 0,0 0 1,0 0-1,0 0 0,1 0 0,-1 0 1,1 1-1,-1-1 0,3-5 0,-2 4 1,0 0 1,0 0-1,0 0 0,-1-1 0,1 1 0,-1 0 1,0 0-1,-1-1 0,1 1 0,-2-6 1,2 9-10,0 0 1,0 0 0,0 1 0,0-1-1,1 0 1,-1 0 0,0 0 0,0 0-1,1 1 1,-1-1 0,0 0 0,1 0 0,-1 1-1,1-1 1,-1 0 0,1 1 0,0-1-1,-1 0 1,1 1 0,-1-1 0,1 1-1,0-1 1,0 1 0,-1-1 0,1 1 0,0 0-1,0-1 1,-1 1 0,1 0 0,0-1-1,0 1 1,0 0 0,0 0 0,-1 0-1,3 0 1,-3 0 5,1-1 0,0 1-1,0 0 1,-1 0 0,1-1 0,0 1-1,0 0 1,0 0 0,-1 0 0,1 0-1,0 0 1,0 0 0,0 0 0,-1 0-1,1 0 1,0 1 0,0-1 0,-1 0-1,1 0 1,0 1 0,0-1-1,-1 0 1,1 1 0,0-1 0,-1 1-1,1-1 1,0 1 0,-1-1 0,1 1-1,-1-1 1,1 1 0,-1 0 0,1-1-1,-1 1 1,0 0 0,1 0 0,-1-1-1,0 1 1,1 0 0,-1 0-1,0 0 1,1 2 0,-1 0-1,1 0 0,0-1 1,0 1-1,0-1 1,0 1-1,1-1 1,-1 1-1,1-1 0,-1 0 1,1 1-1,0-1 1,0 0-1,2 2 1,-2-3-5,0 1 0,0 0 1,-1 0-1,1 0 0,0 1 1,-1-1-1,1 0 0,-1 1 1,0-1-1,0 1 0,0-1 1,0 1-1,1 4 0,-2-4-49,0-1 0,1 0 0,-1 0-1,1 0 1,-1 0 0,1 1 0,0-1-1,0 0 1,0 0 0,0 0 0,0-1 0,0 1-1,1 0 1,-1 0 0,1-1 0,-1 1 0,1-1-1,2 3 1,-2-2-438,1 0 1,0-1-1,-1 1 0,1-1 0,0 1 0,0-1 1,0 0-1,0 0 0,0 0 0,0-1 0,0 1 1,6 0-1,-4-1-749</inkml:trace>
  <inkml:trace contextRef="#ctx0" brushRef="#br0" timeOffset="14791.6">4333 840 16,'-19'-6'1722,"17"5"-1591,0 0 1,1 0-1,-1 0 1,0 0-1,0 0 1,0 1-1,0-1 1,0 1-1,0 0 0,0-1 1,0 1-1,0 0 1,0 0-1,0 0 1,0 0-1,0 1 0,0-1 1,0 0-1,1 1 1,-1 0-1,0-1 1,0 1-1,0 0 1,0 0-1,1 0 0,-1 0 1,0 0-1,1 0 1,-1 1-1,1-1 1,-1 0-1,1 1 0,0-1 1,0 1-1,0 0 1,-1-1-1,0 3 1,-4 6 464,0-1 1,1 1 0,0 0 0,1 0-1,0 0 1,-4 15 0,2-9-169,5-15-382,0 1 1,0 0 0,1 0-1,-1 0 1,0 0 0,1-1-1,-1 1 1,1 0 0,0 0-1,-1 0 1,1 0 0,0 0-1,0 0 1,0 0 0,1 0-1,-1 0 1,1 4 0,4 7 182,-5-12-223,1 1 0,-1-1-1,0 0 1,1 1 0,-1-1-1,1 0 1,0 0-1,-1 0 1,1 1 0,0-1-1,0 0 1,-1 0-1,1 0 1,0 0 0,0 0-1,0-1 1,0 1-1,0 0 1,0 0 0,1 0-1,-1-1 1,0 1 0,0-1-1,0 1 1,1-1-1,-1 0 1,0 1 0,1-1-1,1 0 1,17 2-908,0-1 1,1-1 0,-1 0-1,0-2 1,0 0-1,31-9 1,-5 2-2130,-19 6 1284</inkml:trace>
  <inkml:trace contextRef="#ctx0" brushRef="#br0" timeOffset="15540.63">5097 714 48,'-6'1'257,"0"0"1,1 0-1,-1 1 1,1 0-1,-1 0 0,1 0 1,0 1-1,0-1 1,0 1-1,0 0 0,0 1 1,1-1-1,-8 8 1,2-1 254,0 0 0,0 1 1,1 0-1,-11 18 0,17-24-349,0 1 0,1-1-1,0 1 1,0 0 0,0-1 0,1 1-1,0 0 1,0 0 0,0 0 0,1 0-1,0 0 1,0 0 0,0 1 0,1-1-1,0 0 1,0-1 0,0 1 0,1 0-1,0 0 1,5 11 0,-5-14-133,1 1 0,-1 0 0,1 0 0,-1-1 0,1 1 1,0-1-1,0 0 0,1 1 0,-1-2 0,0 1 0,1 0 1,0-1-1,0 1 0,0-1 0,0 0 0,0-1 0,0 1 0,0-1 1,1 0-1,-1 0 0,0 0 0,1 0 0,-1-1 0,1 1 0,-1-1 1,1-1-1,-1 1 0,7-2 0,-3 1-19,-1 0 0,1-1 0,-1 0 0,0-1 0,0 0 1,0 0-1,0 0 0,0-1 0,11-8 0,-14 8-5,0 0 1,0 0-1,-1 0 1,1-1-1,-1 1 0,0-1 1,0 0-1,-1 0 1,0 0-1,1 0 1,-2-1-1,1 1 0,0 0 1,0-7-1,0 2 10,0-1 0,-1 0 1,0 0-1,-1 1 0,0-1 0,0 0 0,-1 0 0,-1 0 0,-3-13 0,4 20-12,-1 1 0,1-1 0,-1 0 0,0 1 1,0-1-1,0 1 0,0 0 0,-1 0 0,1 0 0,-1 0 0,0 0 0,0 0 0,0 1 1,0 0-1,0-1 0,-1 1 0,1 0 0,-1 1 0,1-1 0,-1 0 0,0 1 0,1 0 1,-1 0-1,0 0 0,0 0 0,0 1 0,0 0 0,0 0 0,-5 0 0,5 0-230,0 0-1,0 1 0,0-1 1,0 1-1,0 0 0,0 0 1,1 0-1,-5 2 0,6-2-49,1-1-1,0 1 1,0 0-1,0-1 0,0 1 1,0 0-1,0 0 1,0 0-1,0 0 0,0 0 1,0 0-1,0 0 1,0 0-1,0 0 0,1 0 1,-1 0-1,1 1 1,-1-1-1,1 0 1,-1 0-1,1 1 0,0-1 1,-1 0-1,1 2 1,0 1-850</inkml:trace>
  <inkml:trace contextRef="#ctx0" brushRef="#br0" timeOffset="15997.85">5337 669 224,'-33'32'2757,"32"-30"-2702,0-1 0,0 0 0,0 0-1,1 1 1,-1-1 0,0 0 0,1 1 0,-1-1 0,1 0 0,-1 1 0,1-1 0,0 1-1,0-1 1,0 1 0,0-1 0,0 1 0,0-1 0,0 1 0,0-1 0,0 1 0,1-1-1,-1 1 1,0-1 0,1 0 0,0 2 0,0-1-29,1-1 0,-1 0 0,1 0-1,-1 0 1,1 0 0,-1 0 0,1 0 0,0 0 0,-1 0 0,1-1-1,0 1 1,0-1 0,-1 1 0,1-1 0,0 0 0,0 1 0,3-1-1,1 0-16,0 0-1,1-1 1,-1 1-1,0-1 1,0-1-1,0 1 1,0-1-1,0 0 1,0 0-1,0-1 1,-1 0-1,1 0 1,6-5-1,-11 8 9,0-1 0,0 0 0,0 0 0,0 0 0,0 1-1,-1-1 1,1 0 0,0 0 0,0 0 0,-1 0-1,1-1 1,-1 1 0,1 0 0,-1 0 0,0 0 0,1 0-1,-1-1 1,0 1 0,0 0 0,0 0 0,0 0-1,0-1 1,0 1 0,0 0 0,0-2 0,-1 1 21,0-1-1,0 1 1,0 0 0,0 0 0,-1 0 0,1-1 0,-1 1 0,1 0 0,-1 1-1,0-1 1,-3-3 0,-1 1-32,1 0 0,-1 0 0,0 1 0,0-1 0,0 1 0,0 1 0,0-1 1,-14-3-1,18 6-27,-39-2-827,40 2 730,0 0-1,-1 0 0,1 0 1,0 0-1,0 1 1,0-1-1,0 0 1,0 0-1,0 1 0,0-1 1,0 1-1,0-1 1,1 1-1,-1-1 1,0 1-1,0 0 0,0-1 1,0 1-1,1 0 1,-1 0-1,0-1 1,1 1-1,-1 0 0,0 0 1,1 0-1,-1 0 1,1 0-1,0 0 1,-1 0-1,1 0 0,0 0 1,0 0-1,-1 0 1,1 2-1,0 0-493</inkml:trace>
  <inkml:trace contextRef="#ctx0" brushRef="#br0" timeOffset="16369.3">5613 650 264,'-8'9'3573,"-26"30"-1029,17-17-1266,1 1 0,1 0 0,-13 26 0,-15 23-656,-30 50-439,73-121-277,0-1-1,-1 0 1,1 1-1,0-1 1,-1 1-1,1-1 0,0 1 1,-1-1-1,1 1 1,0-1-1,0 0 1,0 1-1,-1-1 0,1 1 1,0-1-1,0 1 1,0 0-1,0-1 1,0 1-1,0-1 0,0 1 1,0-1-1,0 1 1,0-1-1,0 1 1,1-1-1,-1 1 0,0-1 1,0 1-1,0-1 1,1 1-1,-1-1 1,0 0-1,1 1 0,-1 0 1,20 0-3407,25-17-939,-35 11 3727</inkml:trace>
  <inkml:trace contextRef="#ctx0" brushRef="#br0" timeOffset="16735.38">5609 914 80,'-22'9'4033,"7"5"-2711,13-12-1033,-1 0 0,1 0 0,-1 1 0,1-1 0,0 0-1,0 1 1,0 0 0,1 0 0,-3 3 0,-3 7 589,6-11-811,-1-1 0,1 0 0,0 1 0,1-1-1,-1 1 1,0-1 0,0 1 0,1-1 0,-1 1 0,0-1 0,1 1 0,0 0 0,-1-1-1,1 1 1,0 0 0,0-1 0,0 1 0,0 0 0,0-1 0,0 1 0,0 0 0,1-1 0,-1 1-1,1 1 1,5 7 22,-6-9-79,0 0-1,1 0 0,-1 1 1,1-1-1,-1 0 1,1 0-1,0 0 0,0 0 1,-1 0-1,1 0 1,0 0-1,0 0 0,0-1 1,0 1-1,0 0 1,0 0-1,0-1 1,0 1-1,0-1 0,1 1 1,-1-1-1,0 1 1,0-1-1,0 0 0,1 1 1,-1-1-1,0 0 1,0 0-1,1 0 0,-1 0 1,0 0-1,0 0 1,1 0-1,-1-1 0,0 1 1,0 0-1,1-1 1,-1 1-1,0-1 1,0 1-1,1-2 0,1 2-2,0-1-1,0 0 1,0 0-1,0-1 0,-1 1 1,1-1-1,0 1 1,-1-1-1,1 0 0,-1 0 1,0 0-1,1 0 1,-1 0-1,0 0 0,0-1 1,-1 1-1,1-1 1,0 1-1,-1-1 0,0 0 1,2-3-1,-1-3-37,0 1 0,0-1 0,-1 1 0,0-1 0,-1-16 0,0 24 22,0 0-1,0 0 1,0 0-1,0 0 1,0 0-1,0 0 1,0 0-1,-1-1 1,1 1-1,0 0 1,-1 0-1,1 0 1,-1 0-1,1 0 1,-1 0-1,1 0 1,-1 1-1,0-1 1,1 0-1,-1 0 1,0 0-1,0 1 1,0-1-1,0 0 1,0 1-1,-1-2 1,-1 1 13,1 1 0,0-1 1,0 1-1,-1 0 0,1 0 0,0 0 0,-1 0 1,1 0-1,0 0 0,0 0 0,-1 1 0,-2 0 1,-1 1-163,1 0 1,0 0 0,0 0 0,0 0-1,0 1 1,0 0 0,1 0-1,-1 0 1,1 1 0,-7 5 0,10-6-440,-1-1 1,1 0-1,0 1 1,0-1-1,0 1 1,0-1-1,0 1 1,1 0 0,-1-1-1,1 1 1,0 5-1,0-2-1207</inkml:trace>
  <inkml:trace contextRef="#ctx0" brushRef="#br0" timeOffset="18824.96">5929 784 392,'-10'-1'2924,"-21"65"-342,30-60-2464,-1 0-1,1 1 1,0-1 0,0 1-1,1-1 1,-1 1 0,1-1-1,0 1 1,0 0 0,1-1-1,-1 1 1,1-1 0,2 6-1,-3-7-97,1 0 0,0 0 0,0 0 0,0 0 0,0 0 0,0 0-1,1-1 1,-1 1 0,1-1 0,0 1 0,0-1 0,0 1 0,0-1-1,0 0 1,0 0 0,0 0 0,1 0 0,-1 0 0,1-1 0,0 1-1,-1-1 1,1 0 0,0 0 0,0 0 0,0 0 0,0 0 0,0 0-1,0-1 1,0 1 0,0-1 0,0 0 0,0 0 0,0 0 0,0-1 0,0 1-1,0-1 1,4-1 0,2 1-18,0-1-1,0 0 1,-1-1-1,1 0 1,-1 0-1,1-1 1,-1 0-1,0-1 1,-1 1 0,1-1-1,-1-1 1,0 0-1,0 0 1,9-10-1,-9 5-4,0 1-1,-1-1 0,0 0 1,-1 0-1,0 0 0,-1-1 1,0 1-1,0-1 0,-2 0 0,2-14 1,-1 5-59,0 0 0,-2-1 0,-1 0 1,-3-22-1,2 32 13,0 1 0,-2 0 1,1 0-1,-1-1 1,-1 2-1,0-1 0,-1 0 1,0 1-1,-9-15 0,14 24 45,-1 0 0,0 0 0,1 0 0,-1 1 0,0-1 0,0 0 0,0 0 0,0 0 0,1 1 0,-1-1 0,0 0 0,0 1 0,0-1 0,-1 1 0,1-1 0,0 1 0,0-1 0,0 1 0,0 0 0,0-1 0,0 1-1,-1 0 1,1 0 0,0 0 0,0 0 0,-2 0 0,1 1 1,-1 0 0,1 0-1,0 0 1,0 0 0,0 0-1,0 1 1,0-1 0,0 1-1,0-1 1,0 1 0,0 0 0,-1 2-1,-2 1 6,1 1-1,0-1 1,1 1-1,-1 0 1,1 0-1,0 1 1,1-1-1,-4 10 1,2 12 58,0-1-1,2 1 1,1-1 0,1 1 0,6 44 0,-4-63-53,0 0 1,1-1-1,0 1 1,1-1-1,0 1 0,0-1 1,1 0-1,0-1 0,0 1 1,0-1-1,1 0 0,0 0 1,1-1-1,0 0 1,0 0-1,0 0 0,12 6 1,-15-11-7,-3-2 4,0 0 0,0 0 1,1 0-1,-1 0 0,0 0 0,0 0 0,-1 0 1,1 0-1,0 0 0,0 0 0,0-1 0,-1 1 1,1 0-1,-1-1 0,1 1 0,-1 0 0,1-1 1,-1 1-1,0-1 0,0 1 0,0-1 0,0 1 1,0 0-1,0-3 0,2-46-46,-2 46 35,0 2 0,0-1 0,0 1 0,0 0 0,0 0 0,1-1 0,-1 1-1,1 0 1,-1 0 0,1 0 0,0-1 0,0 1 0,0 0 0,0 0 0,0 0-1,0 0 1,1 1 0,-1-1 0,1 0 0,-1 0 0,1 1 0,-1-1-1,1 1 1,0 0 0,0-1 0,0 1 0,0 0 0,0 0 0,0 0 0,3-1-1,-3 2 6,-1 0 0,0 0 0,0 0-1,1 0 1,-1 0 0,0 0-1,1 0 1,-1 0 0,0 0 0,0 1-1,1-1 1,-1 0 0,0 1-1,0-1 1,1 1 0,-1 0 0,0-1-1,0 1 1,0 0 0,0-1 0,0 1-1,0 0 1,0 0 0,0 0-1,0 0 1,-1 0 0,1 0 0,0 2-1,23 43 67,-21-39-71,-1 0 1,1 0 0,1-1 0,-1 0 0,1 1 0,6 6 0,11 9 40,-15-16-24,-1 0 0,1 0-1,0-1 1,1 1-1,11 6 1,-14-10-6,-1-1 0,1 1 0,0-1 0,0 1 1,0-1-1,0-1 0,0 1 0,0-1 0,0 1 0,0-1 0,0 0 0,0 0 0,0-1 0,0 1 1,0-1-1,0 0 0,0 0 0,0 0 0,0-1 0,0 1 0,0-1 0,-1 0 0,1 0 0,-1 0 1,0-1-1,5-3 0,-2 1-9,0-1 1,0 0-1,0 0 1,-1 0-1,0-1 1,0 0-1,-1 0 1,1 0-1,-2-1 1,1 1-1,-1-1 1,3-9-1,-6 15-1,1-1 1,0 1-1,-1-1 0,1 1 1,-1-1-1,1 1 0,-1-1 1,0 0-1,-1 1 0,1-1 1,0 1-1,-1-1 0,1 0 1,-1 1-1,0-1 0,0 1 1,0 0-1,0-1 0,0 1 1,0 0-1,-1-1 0,1 1 1,-1 0-1,1 0 0,-1 0 1,0 0-1,0 1 0,0-1 1,-2-1-1,0 1 0,0 0 0,1 1 1,-1 0-1,0 0 0,1 0 0,-1 0 1,0 0-1,0 1 0,0 0 0,0 0 1,0 0-1,1 0 0,-1 1 0,0-1 0,0 1 1,0 0-1,1 0 0,-1 0 0,-4 2 1,1 0 5,1 1 0,-1-1 1,1 1-1,-1 1 1,1-1-1,-9 9 0,13-11 3,-1 1-1,1-1 0,0 1 0,0 0 1,0 0-1,0 0 0,0 0 0,1 0 1,-1 0-1,1 0 0,0 0 0,0 1 0,0-1 1,1 0-1,-1 1 0,0 3 0,0 9 33,1 10 66,2-21-81,-1 1-1,1-1 1,1 0-1,-1 0 0,0 0 1,1 0-1,6 8 0,-8-12-16,1 0-1,-1 0 0,0 0 0,0 0 0,1 0 0,-1 0 0,1 0 0,-1 0 1,1 0-1,-1-1 0,1 1 0,-1-1 0,1 1 0,0-1 0,-1 0 0,1 1 0,-1-1 1,1 0-1,0 0 0,-1 0 0,1 0 0,0-1 0,-1 1 0,1 0 0,0-1 1,-1 1-1,1-1 0,-1 0 0,1 1 0,-1-1 0,1 0 0,1-1 0,24-13 53,-20 8-54,0-1 1,0 0-1,-1 0 0,0-1 1,8-13-1,-14 21-1,5-19-8,-9 43-4,3-20 9,1 0 0,0 0 0,0 0-1,1 1 1,-1-1 0,1 0 0,-1 0 0,1 0-1,0 0 1,0 0 0,0 0 0,1 0 0,-1 0-1,1-1 1,-1 1 0,1-1 0,0 1 0,0-1-1,0 1 1,0-1 0,1 0 0,-1 0 0,1 0 0,-1 0-1,1 0 1,0-1 0,3 2 0,-4-2 3,0-1-1,0 1 1,0-1 0,0 0 0,-1 0 0,1 0-1,0 0 1,0 0 0,0-1 0,0 1 0,0 0 0,-1-1-1,1 1 1,0-1 0,0 0 0,-1 0 0,1 0-1,0 1 1,-1-2 0,1 1 0,-1 0 0,1 0-1,1-3 1,1 1-2,-1 0 0,1 0-1,-1 0 1,0-1 0,0 0 0,0 0-1,-1 1 1,4-8 0,4-23-74,-7 22 57,0 1 0,1 0 0,8-19 0,-6 24-44,-3 10 109,-2 18-9,-1-21-48,0 10 12,1 0 0,0 0 0,1-1 0,4 17 0,-5-23 3,0 0 1,1 0-1,-1 0 1,1 0-1,0-1 1,0 1 0,0-1-1,0 1 1,0-1-1,1 0 1,0 0-1,0 0 1,0 0 0,5 3-1,-7-5-3,0 0 0,1-1 0,-1 1-1,0-1 1,0 0 0,1 1 0,-1-1 0,0 0 0,1 0-1,-1 0 1,1 0 0,-1 0 0,0 0 0,1 0 0,-1 0-1,0-1 1,1 1 0,-1-1 0,0 1 0,0-1 0,1 1-1,-1-1 1,0 1 0,0-1 0,0 0 0,0 0 0,0 0-1,0 0 1,0 1 0,0-1 0,0-1 0,0 1 0,0 0-1,-1 0 1,1 0 0,1-2 0,20-51-26,-19 45 13,0-1 8,0 0-1,-1-1 1,0 0 0,0-21 0,-4 45-9,1-9 126,0 0 0,1 1-1,-1-1 1,1 0 0,0 1 0,0-1-1,0 0 1,1 1 0,0-1-1,1 6 1,1-2-105,1-1-1,-1 0 0,2 0 1,-1 0-1,1 0 0,0 0 1,0-1-1,9 8 0,-10-11-261,-1 0 0,1-1 0,0 0 0,0 1 0,0-2 0,0 1 0,0 0 0,0-1 0,0 1 0,1-1 0,6 0 0,30 5-3440,-29-6 2315</inkml:trace>
  <inkml:trace contextRef="#ctx0" brushRef="#br0" timeOffset="21535.43">7103 761 748,'-1'-1'171,"1"0"0,-1 0 0,0 0-1,1 0 1,-1 0 0,0 0 0,0 1 0,0-1 0,0 0 0,0 0-1,0 1 1,0-1 0,0 1 0,0-1 0,0 1 0,0-1 0,0 1-1,-1 0 1,1-1 0,0 1 0,0 0 0,0 0 0,-1 0 0,1 0-1,-2 0 1,-33-1 2219,32 2-2201,1 0 1,-1 0-1,1 0 1,-1 0-1,1 1 1,-1 0-1,1-1 1,0 1-1,0 0 1,0 0-1,0 1 1,0-1-1,1 1 0,-1-1 1,1 1-1,-1 0 1,1 0-1,0 0 1,-3 5-1,-2 6 11,1 0-1,1 0 1,-6 22-1,1-7-182,10-24-20,-1-1 0,1 0 0,-1 0 0,1 1 0,0-1 0,1 0 0,-1 0 0,1 1 0,0-1 0,0 0 1,0 0-1,0 0 0,1 0 0,0 0 0,0 0 0,3 5 0,2 5 6,-3-9-1,0 0-1,0-1 1,1 1-1,-1-1 1,1 0-1,0 0 1,0 0-1,1-1 1,8 5 0,8 6-6,-13-7-6,0 1-1,0 0 0,-1 0 1,0 1-1,-1 0 1,0 0-1,7 13 0,-14-22 3,0 0 0,-1 0 0,1-1 0,0 1 0,-1 0-1,1 0 1,-1 0 0,1-1 0,0 1 0,-1 0 0,1 0-1,-1 0 1,1 0 0,0 0 0,-1 0 0,1 0 0,-1 0-1,1 0 1,-1 0 0,1 0 0,0 0 0,-1 0 0,1 0-1,-1 1 1,1-1 0,0 0 0,-1 0 0,1 0 0,-1 1-1,1-1 1,0 0 0,-1 0 0,1 1 0,0-1 0,0 0-1,-1 0 1,1 1 0,0-1 0,0 0 0,-1 1 0,1-1-1,0 1 1,0-1 0,0 0 0,0 1 0,-1-1 0,1 1-1,0-1 1,0 0 0,0 1 0,0-1 0,0 1 0,0-1-1,0 1 1,0-1 0,0 0 0,0 1 0,0-1 0,1 1-1,-1-1 1,0 0 0,0 1 0,0-1 0,0 1 0,1-1-1,-1 0 1,0 1 0,0-1 0,1 1 0,-3-2-5,0 1 0,0-1 0,0 0 0,0 1-1,0-1 1,0 0 0,0 0 0,0 0 0,0-1 0,1 1 0,-1 0 0,0-1 0,1 1 0,-1-1 0,-1-2 0,-1-4 5,2 4-43,0 0 0,0 0 0,1 1 0,-1-1-1,1 0 1,0-1 0,0 1 0,0 0-1,0 0 1,1 0 0,0-1 0,0 1 0,0 0-1,0 0 1,2-6 0,1-5-132,2-1 0,0 1 0,0 0 0,1 0 1,1 0-1,15-22 0,-11 20-48,13-17-653,32-65 0,-56 98 881,1 0 1,0 0-1,-1 0 0,0-1 1,1 1-1,-1 0 1,0 0-1,1 0 0,-1 0 1,0-1-1,0 1 0,0 0 1,0 0-1,0 0 0,0-1 1,0 1-1,-1 0 1,1 0-1,-1-2 0,1 3 1,-1-1-1,1 0 0,-1 1 1,1-1-1,-1 1 0,1-1 1,-1 1-1,0 0 1,1-1-1,-1 1 0,0 0 1,1-1-1,-1 1 0,0 0 1,1-1-1,-1 1 0,0 0 1,0 0-1,1 0 1,-1 0-1,0 0 0,1 0 1,-2 0-1,0 0 0,0 1 1,0-1 0,0 0-1,0 1 1,0 0-1,0-1 1,0 1-1,0 0 1,0 0-1,0 0 1,0 0 0,1 0-1,-1 1 1,0-1-1,1 0 1,-1 1-1,1 0 1,0-1-1,-1 1 1,1 0-1,-2 2 1,-15 26 29,14-26-8,1 0 0,0 0 1,0 1-1,1-1 0,-1 1 0,1 0 1,0 0-1,0 0 0,1-1 0,-3 11 1,2 8 133,1-20-130,1-1 0,-1 1 0,1 0 1,-1-1-1,1 1 0,0-1 0,0 1 1,0 0-1,0-1 0,0 1 0,1 0 1,-1-1-1,1 1 0,0-1 1,0 1-1,0-1 0,0 1 0,0-1 1,0 0-1,1 1 0,-1-1 0,4 3 1,-3-2-32,1-1 1,-1 1-1,1-1 0,0 0 1,-1 0-1,1 0 1,0 0-1,0-1 1,1 1-1,-1-1 1,0 0-1,0 0 0,1 0 1,-1 0-1,0-1 1,1 1-1,-1-1 1,1 0-1,-1 0 1,1 0-1,-1 0 0,0-1 1,7-1-1,-6 1 23,1 0-1,-1-1 0,0 0 1,1 0-1,-1 0 0,0 0 1,-1-1-1,1 0 0,0 0 1,-1 0-1,1 0 0,-1 0 1,0-1-1,0 1 0,0-1 1,-1 0-1,1 0 0,-1 0 1,0 0-1,3-8 0,-1 0-28,0 0-1,0 0 1,-1 0-1,-1 0 1,0 0-1,0-25 1,3 14-14,-1 6 34,-4 17-8,0 0 0,0 0-1,0 0 1,0 0 0,0 0 0,0 0-1,-1 0 1,1 0 0,0 0-1,0 0 1,0 0 0,0 0 0,0 0-1,0 1 1,0-1 0,0 0-1,-1 0 1,1 0 0,0 0 0,0 0-1,0 0 1,0 0 0,0 0-1,0 0 1,0 0 0,0 0 0,-1 0-1,1 0 1,0 0 0,0 0-1,0 0 1,0-1 0,0 1 0,0 0-1,0 0 1,0 0 0,-1 0-1,1 0 1,0 0 0,0 0 0,0 0-1,0 0 1,0 0 0,0 0-1,0 0 1,0-1 0,0 1 0,0 0-1,0 0 1,0 0 0,12 77 88,13 8-74,-23-78 5,-2-7-13,0 1 0,1 0-1,-1-1 1,0 1 0,0-1 0,0 1 0,1 0 0,-1-1 0,0 1 0,0 0 0,1-1 0,-1 1 0,1-1-1,-1 1 1,0-1 0,1 1 0,-1-1 0,1 1 0,-1-1 0,1 0 0,-1 1 0,1-1 0,0 0-1,-1 1 1,1-1 0,-1 0 0,1 0 0,0 1 0,-1-1 0,2 0 0,-1-2 35,1 0-1,-1 0 1,1 0 0,-1 0 0,0 0 0,0 0 0,0 0 0,0 0-1,0-1 1,0 1 0,-1 0 0,1-1 0,0-4 0,2-4-27,1-2-22,1-1-1,-2 0 1,0 0-1,2-23 1,11 75-120,-16-33 130,1 0 1,-1-1 0,1 1 0,0-1-1,1 1 1,-1-1 0,1 1 0,-1-1-1,1 0 1,1 0 0,4 7-1,-7-10 4,1-1-3,-1 1 0,0-1 1,0 0-1,1 0 0,-1 1 0,0-1 1,1 0-1,-1 0 0,0 1 0,1-1 1,-1 0-1,0 0 0,1 0 1,-1 0-1,0 1 0,1-1 0,-1 0 1,0 0-1,1 0 0,-1 0 0,1 0 1,-1 0-1,0 0 0,1 0 1,-1 0-1,1 0 0,-1 0 0,0 0 1,1 0-1,-1-1 0,0 1 0,1 0 1,-1 0-1,0 0 0,1 0 1,-1-1-1,0 1 0,1 0 0,-1 0 1,0-1-1,1 1 0,-1 0 0,0-1 1,1 0-1,22-13 19,-19 11-24,3-2 9,-1-1-1,0 1 1,0-1-1,0 0 1,0-1 0,-1 0-1,0 1 1,-1-2-1,5-8 1,-6 10-4,5-4-6,-4 11-6,-2 20-14,0 9 30,0-25 43,0 0 0,0 0 1,0-1-1,0 1 0,1-1 1,0 0-1,0 0 0,0 0 1,0 0-1,1 0 0,-1-1 1,1 1-1,0-1 0,6 4 0,-6-5-31,-1-1-1,0 0 0,1 1 0,-1-1 0,1-1 0,-1 1 0,1 0 0,0-1 1,-1 0-1,1 0 0,0 0 0,-1 0 0,1-1 0,-1 1 0,1-1 0,0 0 1,-1 0-1,0 0 0,1-1 0,-1 1 0,0-1 0,5-2 0,-3 1-8,-1-1-1,1 0 1,0 0 0,-1 0-1,0 0 1,0-1 0,0 1-1,-1-1 1,1 0-1,-1 0 1,0-1 0,3-8-1,-4 10-5,0 0 1,-1-1-1,1 1 0,-1-1 0,0 1 0,0-1 0,-1 1 0,0-1 1,1 0-1,-1 1 0,-1-1 0,1 0 0,-1 1 0,0-1 0,-2-7 1,3 10-1,-1 1 1,0 0 0,0-1 0,0 1 0,0 0 0,0-1 0,0 1 0,0 0-1,0 0 1,0 0 0,0 0 0,-1 0 0,1 0 0,0 0 0,-1 0 0,1 1-1,-1-1 1,1 1 0,-1-1 0,1 1 0,-1-1 0,1 1 0,-1 0 0,1-1 0,-1 1-1,1 0 1,-1 0 0,0 0 0,1 1 0,-1-1 0,1 0 0,-1 1 0,1-1-1,-1 1 1,1-1 0,-1 1 0,1-1 0,-1 1 0,1 0 0,0 0 0,-1 0-1,1 0 1,0 0 0,0 0 0,0 0 0,0 0 0,0 1 0,0-1 0,0 0-1,0 1 1,0-1 0,0 0 0,1 1 0,-1-1 0,1 1 0,-1 1 0,-2 2 41,1 0 0,0 1 1,1-1-1,-1 1 1,1-1-1,0 1 1,0-1-1,1 1 0,0 0 1,0-1-1,0 1 1,1 0-1,-1-1 0,1 1 1,3 6-1,-3-7-14,1-1-1,0 0 1,0 0-1,0 0 1,0 0-1,1 0 1,0 0-1,-1-1 1,1 1 0,1-1-1,-1 0 1,7 5-1,-8-7-22,0 0-1,0 0 1,0 0-1,0 0 0,0-1 1,0 1-1,0-1 1,0 1-1,0-1 1,1 0-1,-1 0 1,0 0-1,0 0 1,1 0-1,-1 0 1,0-1-1,0 1 1,0-1-1,0 1 1,0-1-1,0 0 1,0 0-1,0 0 0,0 0 1,0 0-1,0 0 1,0-1-1,-1 1 1,3-3-1,0 0 1,0-1-1,0 0 0,0 0 0,-1 0 1,1 0-1,-1-1 0,-1 1 0,1-1 1,-1 0-1,0 0 0,2-8 0,16-36 6,-16 42-10,-1 0-1,0-1 1,0 1 0,0-1-1,-1 0 1,1-10-1,-5 22-29,1-2 22,-1 1 0,1 0 1,-1 0-1,1 0 0,0 0 0,0 0 1,0 0-1,0 1 0,0-1 0,0 0 1,0 3-1,-2 33 72,2-31 9,0 0 0,0 0-1,1 0 1,0 1 0,0-1-1,1 0 1,-1 0-1,4 10 1,0 1 1,-4-17-74,0 1 1,0-1 0,-1 1-1,2-1 1,-1 0 0,0 1-1,0-1 1,0 0 0,1 1-1,-1-1 1,1 0 0,-1 0-1,1 1 1,-1-1 0,1 0-1,0 0 1,-1 0 0,1 0 0,0 0-1,0 0 1,0 0 0,0 0-1,0 0 1,0 0 0,0 0-1,0-1 1,0 1 0,1 0-1,-1-1 1,0 1 0,0-1-1,1 1 1,-1-1 0,0 0-1,3 1 1,-1-2 10,-1 1-1,1-1 1,0 0 0,-1 0-1,1 0 1,-1 0 0,0-1-1,1 1 1,-1-1 0,0 1-1,0-1 1,0 0 0,0 0-1,0 0 1,0 0 0,2-4-1,0 1-11,0-1 0,0 1 0,-1-1 0,0 0 0,4-10 0,-3 2-20,4-11-7,-1 0 0,-1 0 0,-1 0 0,1-32 0,-6 57 48,-4 48-83,15 7 147,-9-42-94,0-1-1,1 1 1,0-1 0,6 15-1,-9-26-103,1 0-1,-1 0 0,1 1 0,-1-1 0,1 0 0,-1 0 0,1 0 1,-1 0-1,1 0 0,0 0 0,0 0 0,-1 0 0,1 0 0,0-1 1,0 1-1,0 0 0,0 0 0,0-1 0,0 1 0,0 0 0,0-1 0,0 0 1,1 1-1,-1-1 0,0 1 0,0-1 0,0 0 0,1 0 0,-1 0 1,0 0-1,0 0 0,0 0 0,1 0 0,-1 0 0,0 0 0,0 0 1,0-1-1,1 1 0,0-1 0,5-3-778,-1 1 0,0-1 0,0-1-1,-1 1 1,10-10 0,-13 12 992,5-8-314,1 0 0,-1-1 0,-1 0 1,0 0-1,0 0 0,-1-1 0,0 0 1,3-15-1,-1 4 126,42-150 4,-18 53 3079,-28 98 1080,-15 37-1392,-17 43-931,23-31-1534,0 1 0,2-1-1,1 0 1,1 1-1,1 0 1,2 0 0,5 36-1,-4-45-204,1-1 1,1 0-1,0 0 0,1 0 0,1-1 0,1 1 0,9 16 1,-8-21-18,-8-11 17,1 0 0,0 0 0,0 0 0,0-1 0,0 1 0,1 0-1,-1 0 1,0-1 0,1 1 0,-1-1 0,4 3 0,-4-4-8,0-1-1,1 1 1,-1-1 0,0 0 0,0 1-1,0-1 1,0 0 0,0 0 0,-1 0-1,1 1 1,0-1 0,0 0-1,0 0 1,-1 0 0,1 0 0,0-1-1,-1 1 1,1 0 0,-1 0 0,0 0-1,1 0 1,-1 0 0,0-1-1,1 1 1,-1-3 0,3-7 33,2-1 0,-1 1 0,2-1 0,-1 1 0,2 1 0,10-16-1,-14 23-144,1-1-1,-1 1 0,1 0 1,0 0-1,-1 0 0,1 1 0,1-1 1,4-2-1,-3 3-481,0 0 0,0 1 0,0-1 0,0 1 0,0 0 0,0 0 0,9 1-1,-13 0 182,-1 0-1,1 0 1,0 0-1,-1 0 1,1 0-1,0 0 1,0 0-1,-1 1 1,1-1-1,0 1 1,-1-1-1,1 1 1,-1 0-1,1 0 1,-1-1-1,1 1 1,1 2-1,-2 0-794</inkml:trace>
  <inkml:trace contextRef="#ctx0" brushRef="#br0" timeOffset="21799.45">8512 794 184,'1'-3'11600,"4"-3"-9389,35 5-4656,9-1-6044,-43 2 7020</inkml:trace>
  <inkml:trace contextRef="#ctx0" brushRef="#br0" timeOffset="22053.34">8756 771 700,'1'-1'319,"0"1"0,1-1 0,-1 1-1,0-1 1,0 1 0,0-1 0,1 1 0,-1 0 0,0 0-1,0-1 1,1 1 0,-1 0 0,0 0 0,1 0 0,-1 1-1,0-1 1,0 0 0,1 0 0,1 1 0,12 2 111,-14-3-434,14 12-5886</inkml:trace>
  <inkml:trace contextRef="#ctx0" brushRef="#br0" timeOffset="22212.11">8928 773 912,'8'-8'7569,"11"1"-4873,17 1-2292,-35 6-737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30:44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1 196,'1'0'88,"0"1"-1,0-1 1,0 1-1,0-1 1,0 1-1,0 0 1,0-1-1,0 1 1,0 0-1,0 0 1,0 0 0,-1 0-1,1-1 1,0 1-1,-1 0 1,1 0-1,0 1 1,-1-1-1,1 0 1,-1 0-1,0 0 1,1 0 0,-1 0-1,0 0 1,0 1-1,0-1 1,0 0-1,0 0 1,0 0-1,0 1 1,0-1-1,-1 2 1,-3 58 943,1-35-667,-7 198 1142,4-61-2670,1-160-1888</inkml:trace>
  <inkml:trace contextRef="#ctx0" brushRef="#br0" timeOffset="732.18">384 62 136,'0'-1'26,"0"1"0,-1 0 1,1-1-1,-1 1 0,1-1 0,0 1 0,-1 0 0,1-1 1,-1 1-1,1 0 0,-1 0 0,1-1 0,-1 1 0,1 0 1,-1 0-1,1 0 0,-1 0 0,0-1 0,1 1 0,-1 0 1,1 0-1,-1 0 0,1 0 0,-1 0 0,1 0 1,-1 1-1,0-1 0,1 0 0,-1 0 0,1 0 0,-1 0 1,1 1-1,-1-1 0,1 0 0,-1 1 0,1-1 0,-1 0 1,1 1-1,0-1 0,-1 0 0,1 1 0,-1-1 0,1 1 1,0-1-1,0 1 0,-1-1 0,1 1 0,0-1 0,0 1 1,-1-1-1,1 1 0,0-1 0,0 2 0,-9 10 71,4-2 80,0-1 0,0 1 0,1-1 0,0 1-1,1 1 1,0-1 0,1 0 0,-2 13 0,0 9 489,1 46 0,2-71-587,2-1 1,-1 0-1,1 0 1,0 0-1,0 0 1,1 0-1,-1 0 1,1 0-1,1 0 1,-1-1-1,1 1 1,0-1-1,0 1 1,1-1-1,-1 0 1,1-1-1,0 1 1,1 0-1,8 6 1,-4-5 75,0 0 0,1-1 0,0 0 0,0 0 0,0-1-1,0-1 1,1 0 0,-1 0 0,1-1 0,14 1 0,-10-1-81,-1-1 0,1 0 0,0-1 0,0-1 0,-1 0 0,1-1 0,-1-1 0,1 0 1,-1-1-1,0-1 0,0 0 0,-1-1 0,25-14 0,-32 15 28,0 0 1,0 0-1,0-1 1,-1 0-1,0 0 0,0 0 1,0-1-1,-1 0 1,0 0-1,-1 0 1,1 0-1,-1 0 1,-1-1-1,1 1 1,-1-1-1,-1 0 0,1 0 1,-1 0-1,-1 0 1,0 0-1,0 0 1,0 0-1,-1 1 1,0-1-1,0 0 0,-1 0 1,0 0-1,-5-11 1,-8-19-63,14 32-27,0 1 1,-1 0-1,0 0 0,0 0 0,0 0 0,-1 0 0,0 1 1,1-1-1,-2 1 0,1 0 0,-4-5 0,-1 3 24,-1-1 0,1 2 0,-1-1-1,0 1 1,0 0 0,-1 1 0,1 0-1,-1 0 1,0 1 0,0 1 0,0-1-1,0 2 1,-20-2 0,-9 2-38,0 3 1,-53 7-1,55-5 25,24-2-353,0 1 0,0 0-1,0 0 1,-13 6 0,21-7-344,0 0 0,0 0-1,0 1 1,0 0 0,1 0 0,-1 0-1,1 0 1,0 1 0,0-1 0,0 1-1,0 0 1,-3 6 0,1-1-1432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5:50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70 238 180,'0'0'525,"-2"-5"2225,-7-17-2047,5 16-603,1-1 0,0 0-1,0 0 1,1 0-1,0-1 1,0 1 0,1 0-1,0-1 1,0 1-1,1-1 1,0 1 0,1-15-1,0 16-106,0 1 0,0 0-1,0 0 1,1 0 0,-1 0-1,1 0 1,0 0 0,1 0-1,-1 1 1,1-1 0,0 1 0,0 0-1,1-1 1,-1 1 0,1 1-1,0-1 1,0 1 0,0-1-1,6-3 1,-5 5 3,-1 1 0,1-1 0,0 1 0,0 0 0,0 0 0,0 0 1,0 1-1,0 0 0,1 0 0,-1 0 0,0 0 0,0 1 0,0 0 0,0 0 0,5 2 0,71 28 85,-76-29-70,1 1-18,0 0-1,0 0 0,0 1 0,0-1 1,0 2-1,-1-1 0,0 0 0,6 8 0,-9-11 10,-1 1 0,0 0 1,0-1-1,0 1 0,0 0 0,0 0 0,0 0 0,0 0 0,0-1 0,-1 1 0,1 0 0,-1 0 0,0 0 0,1 1 0,-1-1 0,0 0 0,0 0 0,0 0 0,-1 0 0,1 0 0,0 0 0,-1 0 0,1 0 0,-1 0 1,0 0-1,0 0 0,1-1 0,-1 1 0,-1 0 0,-1 2 0,-235 303 705,232-299-704,-5 6 121,0 1-1,2-1 1,0 1 0,0 1 0,2 0-1,-10 25 1,16-36-52,-1 0 0,0 0 0,1 0 1,0 0-1,0 0 0,1 0 0,-1 1 0,1-1 0,0 0 0,1 0 1,-1 0-1,1 0 0,0 0 0,0 0 0,1 0 0,-1 0 0,1 0 0,0 0 1,1 0-1,-1-1 0,1 0 0,0 1 0,0-1 0,0 0 0,7 7 0,-1-5 108,1-1-1,0 0 0,0 0 1,0-1-1,0-1 0,0 1 1,1-2-1,0 1 0,0-1 1,-1-1-1,1 0 0,12-1 1,13 3 85,-27-2-229,0-1 0,0 0 1,0 0-1,-1-1 0,1 0 1,0-1-1,-1 1 0,1-2 1,-1 1-1,0-2 0,14-6 1,-20 8-12,-1 0 1,0-1 0,1 1-1,-1 0 1,0-1-1,0 0 1,0 1 0,0-1-1,-1 1 1,1-1-1,-1 0 1,0 0 0,1 1-1,-1-1 1,0 0-1,-1 0 1,1 1 0,0-1-1,-1 0 1,0 1-1,1-1 1,-1 0 0,0 1-1,0-1 1,-1 1 0,-1-3-1,-4-11-20,-1 0-1,-17-25 0,-21-30 29,-63-133-1,77 139-108,-25-58-395,55 118 234,0 0 1,1 0 0,0 0-1,0 0 1,0 0-1,0-10 1,1 13 67,0 1 0,0 0-1,0 0 1,0-1 0,0 1 0,1 0-1,-1 0 1,0 0 0,1-1 0,-1 1-1,1 0 1,-1 0 0,1 0 0,0 0-1,0 0 1,-1 0 0,1 0 0,0 0-1,0 0 1,0 0 0,0 1 0,0-1-1,0 0 1,0 1 0,0-1 0,0 0-1,0 1 1,0-1 0,0 1 0,1 0-1,1-1 1,13 0-2412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29:08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988 11 64,'8'-2'735,"-8"2"-591,0 0 1,0-1-1,0 1 1,0 0 0,0 0-1,0-1 1,0 1-1,0 0 1,1 0 0,-1 0-1,0-1 1,0 1 0,0 0-1,0 0 1,0-1-1,0 1 1,-1 0 0,1 0-1,0 0 1,0-1-1,0 1 1,0 0 0,0 0-1,0-1 1,0 1-1,0 0 1,0 0 0,-1 0-1,1-1 1,0 1-1,0 0 1,0 0 0,0 0-1,-1 0 1,1 0 0,0-1-1,0 1 1,0 0-1,-1 0 1,1 0 0,0 0-1,0 0 1,0 0-1,-1 0 1,1 0 0,0 0-1,0 0 1,-1 0-1,1 0 1,-3 1 3835,-24 11-3121,-14 2-754,-66 30 0,89-36-95,-20 13 78,1 1 1,1 2-1,-58 50 0,33-26-63,4-4 63,-190 152 405,196-151-504,26-21-4,-1-2 0,-1 0 0,-32 17 0,32-21 11,17-11 2,12-7 3,7-8-1426,-8 7 928,0 0 1,0 0-1,0 0 1,0 0-1,0 0 0,0 0 1,0 0-1,0 1 0,0-1 1,0 0-1,0 1 0,1-1 1,-1 1-1,0-1 1,0 1-1,1 0 0,-1-1 1,0 1-1,1 0 0,-1 0 1,2 0-1,2 0-359</inkml:trace>
  <inkml:trace contextRef="#ctx0" brushRef="#br0" timeOffset="2285.69">480 817 24,'-5'-114'3992,"5"114"-3594,10 48 853,11 252 3706,-19-289-4847,-1-1 19,5 52 477,17 70 0,-18-95-1031,-4-33-1674,-1-19-1609,0 8 2477,6-17-2089,-1 15 2182</inkml:trace>
  <inkml:trace contextRef="#ctx0" brushRef="#br0" timeOffset="3320.01">903 803 152,'-13'-2'2926,"2"1"2253,-3 10-5717,7-2 838,0-1-1,0 1 0,1 0 1,0 0-1,0 1 1,1 0-1,0 0 0,0 0 1,1 1-1,0-1 0,1 1 1,0 0-1,-4 19 0,1-3 24,2-14-204,2 0 0,-1 0 0,1 0-1,1 0 1,0 0 0,1 0 0,0 1 0,3 18 0,2-2 97,-3-19-145,-1 0 1,1 0 0,0-1-1,1 1 1,0-1 0,0 1-1,1-1 1,0 0 0,0-1-1,1 1 1,11 13 0,-15-20-71,3 5 18,1-1-1,-1 1 0,1-1 1,0 0-1,1 0 0,0-1 0,-1 0 1,1 0-1,0 0 0,1 0 1,-1-1-1,1 0 0,0-1 0,10 3 1,-6-3 39,0-1 1,0 0-1,1-1 0,-1 0 1,0-1-1,0 0 1,0-1-1,1 0 0,-2 0 1,1-2-1,0 1 1,19-11-1,-25 11-55,0-1-1,-1-1 1,1 1-1,-1 0 1,0-1-1,-1 0 1,1 0-1,-1 0 1,0-1-1,0 1 1,-1-1-1,1 1 1,-1-1-1,-1 0 1,1 0-1,-1 0 1,1-7-1,2-15-17,-1 0 0,-1-38-1,-3 39 3,1-25-11,0 46 22,0 0 0,-1 0-1,1-1 1,-2 1 0,1 0-1,-1 0 1,1 0 0,-2 0 0,1 0-1,-1 1 1,-5-10 0,-1-2-1,4 11 3,0 0-1,0 1 1,-1-1 0,0 1-1,0 0 1,0 1 0,-1 0-1,0 0 1,1 0-1,-14-4 1,11 5-7,-1 0 0,0 1-1,0 1 1,0 0 0,0 0 0,-1 1 0,1 0-1,0 0 1,0 1 0,0 1 0,0 0 0,0 0-1,0 1 1,-15 6 0,10-2-25,-1-2-64,1 2 1,-1-1-1,1 2 0,1 0 0,0 1 1,0 1-1,0 0 0,-13 14 1,14-1-3004,10 5-4508,3-22 5436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5:48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1 548 836,'-1'-7'998,"5"2"2387,9-1-1544,-3 2-1334,0 1 0,0 0 0,1 1 0,-1 0 0,1 1 0,0 0 0,19 1 0,11-2-255,37 2-112,-61 1-853,0 0-1,1-1 0,-1-1 1,33-7-1,-35-4-4211,-14 7 2822</inkml:trace>
  <inkml:trace contextRef="#ctx0" brushRef="#br0" timeOffset="445.74">454 103 592,'0'-4'127,"-1"0"0,1 0 0,0 1 0,0-1-1,1 0 1,-1 0 0,1 0 0,0 0 0,0 1 0,0-1 0,0 0 0,1 1-1,-1-1 1,1 1 0,0 0 0,0-1 0,0 1 0,1 0 0,-1 0 0,1 0-1,0 1 1,-1-1 0,1 1 0,0-1 0,1 1 0,-1 0 0,0 0 0,1 0-1,-1 1 1,1-1 0,-1 1 0,1 0 0,0 0 0,0 0 0,-1 0 0,8 0-1,-4 1-93,0 0 0,0 0 0,0 0 0,1 1 0,-1 0 0,0 0 0,0 1 0,0 0-1,0 0 1,-1 1 0,12 5 0,-15-6 7,1 0 0,-1 0 0,0 0 0,0 0 0,0 0 1,0 1-1,0 0 0,-1-1 0,1 1 0,-1 0 0,0 0 0,0 1 0,0-1 0,0 0 0,0 1 0,-1-1 0,1 1 0,-1-1 0,0 1 0,0 0 0,0 0 1,0 7-1,0 6 502,-1 11 317,-7 0-350,7-23-437,-1 0-1,0 0 0,0 0 0,-1 0 1,1 0-1,-1 0 0,0-1 0,-1 1 1,1-1-1,-1 1 0,1-1 0,-1 0 1,-7 6-1,8-7 49,-1 0-1,1 0 1,-1 1 0,1-1 0,0 0-1,0 1 1,1-1 0,-3 8 0,-7 11 635,11-21-738,-1 0-1,1 0 1,-1-1 0,1 1 0,-1 0-1,1 0 1,0-1 0,-1 1 0,1 0 0,0 0-1,-1 0 1,1 0 0,0 0 0,0 0 0,0 0-1,0-1 1,0 1 0,0 0 0,0 0 0,0 0-1,1 2 1,21 10 498,-6-9-565,0 0 0,1 0 0,-1-2 0,1 0 0,32-1 1,37-6-4393,-32-4-485,-38 6 2923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5:20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4225 670 60,'5'1'99,"1"0"0,0 0 0,0-1-1,0 1 1,0-1 0,0-1 0,-1 1 0,1-1 0,0 0 0,0 0 0,8-4-1,5 1 73,-10 2-122,32-5 194,0-2 0,70-26 1,-102 32-198,0-1 1,0 0 0,0 0 0,-1-1 0,1 0-1,-1-1 1,-1 1 0,1-2 0,-1 1 0,0-1-1,0 0 1,-1-1 0,0 1 0,0-1 0,-1-1 0,0 1-1,0-1 1,3-9 0,-6 9 34,0 0 0,-1-1 0,0 1 0,0 0 0,-1-1 0,0 1 1,-1-1-1,0 1 0,-1 0 0,0-1 0,0 1 0,-1 0 0,0 0 0,0 0 0,-1 1 0,-1-1 0,1 1 0,-1 0 0,-1 0 1,-6-7-1,1 1 11,0 1 1,-1 0-1,-1 0 1,0 2-1,0-1 1,-2 2-1,1 0 1,-1 1-1,-31-15 1,40 22-73,-1-1 0,1 1 1,-1 0-1,1 0 1,-1 1-1,0 0 1,0 0-1,0 1 0,0-1 1,0 2-1,0-1 1,1 1-1,-1 0 1,0 0-1,0 1 1,1 0-1,-1 0 0,1 0 1,-1 1-1,1 0 1,0 0-1,0 1 1,0 0-1,1 0 1,-1 0-1,1 1 0,0 0 1,0 0-1,1 0 1,-1 0-1,-4 8 1,2 3 82,1 0 1,1 0-1,0 1 1,1-1-1,1 1 1,0 0 0,1 0-1,1 0 1,1 0-1,0 0 1,1 0-1,1 0 1,7 29 0,2 1 181,2-1 1,2 0 0,34 71 0,113 189 226,-36-73-440,-116-215-66,0-1 1,-2 1 0,-1 0 0,0 1 0,-1 0 0,-1 0 0,0 1 0,1 28 0,-5-47-6,-1 0 1,0 0 0,0 0 0,0-1 0,0 1-1,-1 0 1,1 0 0,0 0 0,0 0 0,0 0 0,-1 0-1,1 0 1,0 0 0,-1-1 0,1 1 0,-1 0-1,1 0 1,-1-1 0,0 1 0,1 0 0,-1-1 0,0 1-1,1 0 1,-1-1 0,0 1 0,0-1 0,1 1-1,-1-1 1,0 1 0,0-1 0,-1 1 0,-1-1 4,0 0 1,0 0 0,0 0-1,0 0 1,0 0 0,0 0-1,0-1 1,0 1 0,0-1-1,-3-1 1,-7-3 35,1 0-1,-1-1 1,-15-11 0,19 11-9,0-1 0,1 0 0,0-1 0,0 0 1,1-1-1,0 1 0,0-1 0,1-1 0,0 1 0,1-1 1,0 0-1,0 0 0,1 0 0,0-1 0,1 0 1,1 1-1,-1-1 0,2 0 0,-1-1 0,2 1 1,-1 0-1,1 0 0,1 0 0,0 0 0,1 0 1,0 0-1,1 0 0,0 0 0,0 1 0,1-1 0,7-12 1,33-57-1159,3 2 0,67-84-1,-63 90 745,-30 44 345,1 0-1,37-36 0,-56 62 37,-1 0 0,1 0 0,-1 0-1,1 0 1,0 0 0,0 1 0,0-1-1,0 1 1,0 0 0,0 0 0,0 0-1,0 0 1,0 0 0,4 0 0,-5 2 0,0-1 1,-1 0 0,1 0-1,0 0 1,-1 1-1,1-1 1,0 1 0,-1-1-1,1 1 1,-1 0 0,1 0-1,-1 0 1,1 0-1,-1 0 1,1 0 0,-1 0-1,0 0 1,0 0 0,0 1-1,1-1 1,-1 0 0,0 1-1,-1-1 1,1 1-1,0-1 1,0 1 0,-1-1-1,2 4 1,25 47 22,-20-42-29,-2 0 0,1 0 0,-1 0 0,4 12 0,-8-18 15,0 1-1,0-1 0,1 1 0,0-1 0,0 0 1,0 0-1,0 1 0,1-2 0,-1 1 0,1 0 1,0 0-1,6 4 0,-6-6 17,0 0 0,0-1 0,0 1-1,0-1 1,1 0 0,-1 0 0,0-1 0,1 1 0,-1 0 0,0-1 0,1 0 0,-1 0-1,1 0 1,-1 0 0,0-1 0,1 1 0,-1-1 0,4-1 0,9-2-13,-1 0-1,1-1 1,-1-1 0,0-1 0,14-8 0,-22 11-8,0 0 0,-1 0 0,1-1 1,-1 0-1,0-1 0,-1 1 0,1-1 1,-1 0-1,-1 0 0,1-1 0,-1 1 0,4-9 1,-6 10-4,0 1 0,-1-1 0,0 0 0,0 0 1,0 0-1,-1 0 0,0 1 0,0-1 0,0 0 0,0 0 1,-1 0-1,0 0 0,0 0 0,0 0 0,0 1 0,-3-6 1,3 8 3,0 0 1,0 0-1,0 0 1,0 0-1,0 0 1,-1 0 0,1 1-1,-1-1 1,1 0-1,-1 1 1,0-1 0,1 1-1,-1 0 1,0-1-1,0 1 1,0 0-1,0 0 1,0 0 0,0 1-1,0-1 1,0 0-1,-1 1 1,1-1 0,0 1-1,0 0 1,0 0-1,-1 0 1,1 0-1,0 0 1,0 0 0,-1 1-1,1-1 1,0 1-1,0-1 1,0 1 0,0 0-1,-3 1 1,-2 2-5,0 0 1,0 0 0,1 1-1,-1 0 1,1 0 0,0 0-1,1 1 1,-1 0 0,1 0-1,1 0 1,-1 0 0,1 1-1,0 0 1,0 0 0,1 0-1,0 1 1,0-1 0,1 1-1,0-1 1,0 1 0,0 0-1,1 0 1,0 9 0,2-12 2,-1 0 0,1 0 1,-1 0-1,1 0 0,1-1 0,-1 1 1,1 0-1,0-1 0,0 1 0,0-1 1,0 1-1,1-1 0,0 0 0,0 0 1,0-1-1,7 8 0,-4-6 2,0 0-1,0-1 1,0 0 0,1 0-1,-1 0 1,1-1-1,0 1 1,0-2 0,1 1-1,11 2 1,-13-4-4,0 0 1,0 0-1,0-1 0,1 0 0,-1 0 1,0 0-1,0-1 0,1 0 1,-1 0-1,0 0 0,0-1 1,10-4-1,-12 4-3,-1 0 0,1 0 0,-1-1 0,1 1 0,-1-1 0,0 0 0,0 0 0,0 0 0,0 0-1,-1 0 1,1-1 0,-1 1 0,0-1 0,0 1 0,0-1 0,0 0 0,-1 0 0,0 0 0,1 0 0,-1-5 0,3-11 0,-2-1 1,0-1-1,-1 1 0,-1 0 1,-2 0-1,0 0 1,-6-30-1,5 6 83,3 44-86,0 0 0,0 0 1,0 0-1,0 0 0,0 0 0,0 0 0,1 0 0,-1-1 0,0 1 0,1 0 0,-1 0 0,1 1 0,-1-1 1,1 0-1,0 0 0,-1 0 0,1 0 0,0 0 0,0 1 0,-1-1 0,1 0 0,0 0 0,0 1 0,0-1 1,0 1-1,0-1 0,0 1 0,0-1 0,0 1 0,0 0 0,0-1 0,0 1 0,0 0 0,2 0 0,1 0 1,0 1 0,1 0-1,-1 0 1,0 0 0,0 0-1,0 1 1,0 0-1,0-1 1,-1 1 0,1 1-1,0-1 1,-1 1-1,0-1 1,1 1 0,-1 0-1,0 0 1,-1 0 0,1 1-1,3 3 1,5 10-1,0 1 0,14 31 0,-21-41 9,50 106-36,-53-109 55,2 4 48,-3-9-71,0 0 0,0 0 0,0 0 1,0 0-1,0 0 0,0 0 0,0 0 0,0 0 1,0 0-1,0-1 0,1 1 0,-1 0 0,0 0 1,0 0-1,0 0 0,0 0 0,0 0 0,0 0 1,0 0-1,0 0 0,0 0 0,0 0 1,0 0-1,0 0 0,0 0 0,0 0 0,0 0 1,0 0-1,1 0 0,-1 0 0,0 0 0,0 0 1,0 0-1,0 0 0,-5-96-93,5 69 115,2-1 0,0 1 0,10-41 0,-11 66-24,-1 0 0,1 0 0,0 0 0,0-1 0,0 1 0,0 0 0,0 0 0,0 0 0,0 1 0,0-1 0,1 0 0,-1 0 0,3-1 0,-3 2 0,0 0-1,0 1 1,0-1 0,0 1-1,0-1 1,0 1-1,0 0 1,0-1 0,0 1-1,0 0 1,0 0-1,0 0 1,0 0-1,0 0 1,0 0 0,0 0-1,0 0 1,0 0-1,0 0 1,2 1 0,-1 0-2,1 0 0,0 1 0,0 0 0,-1-1 0,1 1 1,-1 0-1,0 0 0,1 0 0,-1 0 0,0 1 0,0-1 0,0 1 1,-1-1-1,1 1 0,-1 0 0,1-1 0,1 5 0,62 142 21,-55-127 36,-9-23-52,-1 1 0,1 0 0,-1-1 0,0 1 0,1-1 0,-1 1 0,1-1 0,-1 1-1,0-1 1,1 1 0,-1-1 0,0 1 0,0-1 0,1 1 0,-1-1 0,0 1 0,0-1 0,0 1 0,0-1 0,0 0 0,0 1 0,0-1-1,0 1 1,0-1 0,0 0 0,0 1 0,0-1 0,0 1 0,0-1 0,-1 1 0,1-1 0,0 0 0,0-8-6,0 0 1,0-1 0,2 1 0,-1 0-1,1 0 1,0 0 0,1 1 0,0-1-1,0 1 1,1-1 0,0 1 0,1 0-1,-1 0 1,2 1 0,-1-1-1,1 1 1,0 0 0,0 1 0,1 0-1,13-11 1,-19 17 2,0 0 0,0-1 0,-1 1 1,1 0-1,0 0 0,0 0 0,-1 0 0,1-1 0,0 1 0,0 0 0,0 0 0,-1 0 1,1 1-1,0-1 0,0 0 0,-1 0 0,1 0 0,0 1 0,0-1 0,-1 0 1,1 1-1,0-1 0,-1 0 0,1 1 0,0-1 0,-1 1 0,1-1 0,-1 1 0,1-1 1,0 1-1,-1 0 0,0-1 0,1 1 0,-1 0 0,1-1 0,-1 1 0,0 0 1,1 1-1,13 36-8,-10-25 12,16 39 7,-18-45 29,0 0 0,1-1 0,-1 1 0,1 0 1,1-1-1,-1 0 0,1 0 0,0 0 0,1 0 0,-1 0 1,1-1-1,0 0 0,8 7 0,-6-8 11,1 0-1,-1 0 1,1-1 0,0 0 0,0 0-1,0-1 1,0 0 0,0 0-1,1-1 1,-1 0 0,1 0-1,9-1 1,-7-1-48,0 1 0,0-1 0,0-1 0,0 0-1,0 0 1,0-1 0,-1-1 0,20-8 0,-25 9 5,1-1 1,-1 0-1,0 1 0,0-2 1,0 1-1,0-1 0,-1 1 1,0-1-1,0 0 0,0-1 1,-1 1-1,6-11 0,-8 12 7,1 0-1,-1 0 0,0 0 0,0 0 0,0 0 1,0-1-1,-1 1 0,0 0 0,0 0 1,0 0-1,0-1 0,-1 1 0,1 0 1,-1 0-1,0 0 0,-1 0 0,1 0 1,-1 0-1,1 0 0,-4-4 0,2 4 14,0 0 0,-1 0 0,1 1 0,-1 0 0,0-1 0,0 1 0,0 0 0,0 1 0,0-1 0,-1 1 0,1 0 0,-1 0 0,0 0 0,0 1 1,1 0-1,-1 0 0,0 0 0,0 0 0,0 1 0,0-1 0,0 2 0,0-1 0,0 0 0,0 1 0,0 0 0,0 0 0,0 0 0,0 1 0,1 0 0,-1-1 0,0 2 0,1-1 0,0 1 0,-1-1 0,1 1 0,0 0 0,1 0 0,-1 1 0,0-1 0,1 1 0,-5 6 0,6-5-13,0 0 1,0 0-1,0 0 0,0 0 1,1 0-1,0 1 0,0-1 1,1 0-1,-1 1 0,1-1 1,0 1-1,0-1 1,1 1-1,0-1 0,0 0 1,0 1-1,1-1 0,-1 0 1,1 0-1,0 0 0,1 0 1,4 7-1,-3-5-8,0-1-1,0 0 1,0-1-1,1 1 0,0-1 1,0 0-1,1 0 1,-1 0-1,1-1 1,0 0-1,0 0 1,0-1-1,1 1 1,0-1-1,-1-1 1,14 4-1,-17-5-4,-1-1 0,1 1-1,-1-1 1,1 0-1,-1 0 1,0 0 0,1 0-1,-1 0 1,1-1-1,-1 1 1,1-1 0,-1 1-1,0-1 1,1 0-1,2-1 1,27-29 1,-31 30-2,5-6-6,-1 0 0,0 0 0,-1 0 0,0 0 0,0-1 0,0 0 0,-1 0 0,0 0-1,-1 0 1,3-12 0,-2-3 34,0 0 0,-1-37 0,-5 55-82,-2 14 14,-3 19 79,8-23-32,0-1 0,0 1 0,1-1 0,0 0-1,0 1 1,0-1 0,0 0 0,1 0 0,-1 0-1,1 0 1,0 0 0,1 0 0,-1 0 0,1-1-1,-1 1 1,7 5 0,-3-3 8,1-1-1,0 0 1,0 0 0,0-1 0,0 0-1,1 0 1,0-1 0,11 4 0,2-2-3,-1 0 0,1-1 0,1-1 0,-1-1 0,0-1 1,29-3-1,-39 1-8,0 0 1,0-1 0,0 0-1,0-1 1,0 0-1,-1-1 1,0 0 0,1-1-1,-2 0 1,13-8 0,-16 9-2,-1-1 0,1 0 0,-1 0 0,0 0 1,0 0-1,0-1 0,-1 0 0,0 0 0,0 0 1,0-1-1,-1 1 0,0-1 0,0 0 0,-1 0 1,0 0-1,2-9 0,-4 14 0,3-11-4,-1-1 1,0 0 0,-1 0-1,-1 0 1,-1-16 0,1 26-9,-1 1 0,0-1 0,1 1 0,-1 0 0,-1-1 0,1 1 0,0 0 0,-1 0 0,0 0 0,1 0 0,-1 0 0,0 0 0,-1 1 0,1-1 0,0 1 0,-1-1 0,0 1 0,1 0 0,-1 0 0,0 0 0,0 0 0,0 1 0,0-1 0,0 1 0,-1-1 0,-5 0 0,6 1 5,-1 0-1,0 1 1,0-1-1,1 1 1,-1 0-1,0 0 1,0 1-1,0-1 1,1 1-1,-1 0 1,0 0 0,0 0-1,1 0 1,-1 1-1,1-1 1,-1 1-1,1 0 1,0 0-1,0 0 1,0 0-1,0 1 1,0-1 0,0 1-1,1 0 1,-1 0-1,1 0 1,0 0-1,-1 0 1,2 0-1,-4 7 1,2-5 1,1 0 0,-1 0 0,1 1 0,1-1 0,-1 0 0,1 1 0,0 0 0,0-1 0,0 1 0,1-1 0,0 1 0,0 0 0,0-1 0,1 1 0,0 0 0,0-1 0,0 1 0,1-1 0,4 10 0,2-1-2,0 0 2,0 0 0,1-1 0,1 0 0,12 12 1,206 197 221,-197-193-271,-2 1 0,-1 1 0,44 65-1,-70-94 52,-1-1 0,0 1-1,1 0 1,-1 0 0,0 0-1,0 0 1,-1 0 0,1 0-1,0 0 1,-1 0 0,1 0-1,-1 1 1,0-1 0,1 0-1,-1 0 1,0 0 0,0 1-1,-1-1 1,1 0 0,0 0 0,-1 0-1,0 3 1,0-4 5,0 0-1,0 0 1,-1 0 0,1 0 0,0 0 0,0 0 0,-1 0-1,1 0 1,0-1 0,-1 1 0,1 0 0,-1-1-1,1 1 1,0-1 0,-1 0 0,0 0 0,1 1-1,-1-1 1,1 0 0,-1 0 0,1 0 0,-1 0-1,1-1 1,-1 1 0,1 0 0,-1-1 0,1 1-1,-1-1 1,1 1 0,0-1 0,-3-1 0,-2-1 2,0 0 0,0 0 0,1 0 0,-1-1 0,1 0 0,0 0 0,0 0 0,0-1 0,1 1-1,-1-1 1,1 0 0,0-1 0,1 1 0,-1-1 0,1 1 0,0-1 0,1 0 0,-1 0 0,1 0 0,0-1 0,1 1 0,-1-1 0,0-11 0,1-2-3,0 0-1,1 0 1,1 0-1,1 0 0,0 0 1,9-30-1,-1 18-12,2 0-1,1 1 0,19-34 0,-12 26-21,16-43-1,-16-11 17,-20 92 14,1 0-1,-1 0 1,0 0-1,1 0 1,-1 0-1,0 0 1,0 0-1,0-1 1,0 1-1,0 0 1,0 0-1,-1 0 1,1 0-1,0 0 1,0 0-1,-1-1 1,1 1-1,-1 0 0,1 0 1,-1 0-1,1 0 1,-1 0-1,0 1 1,1-1-1,-1 0 1,-2-2-1,3 3 1,-1 0-1,0-1 0,0 1 0,0 0 1,0 0-1,0 0 0,0 0 0,0 0 1,0-1-1,0 2 0,0-1 0,0 0 1,0 0-1,0 0 0,0 0 0,0 1 1,1-1-1,-1 0 0,0 1 0,0-1 1,0 1-1,0-1 0,0 1 0,1-1 1,-1 1-1,0-1 0,1 1 0,-1 0 1,0-1-1,1 1 0,-2 1 0,-8 10 18,0 0-1,1 0 0,0 1 0,0 1 0,2-1 0,0 1 1,0 1-1,1-1 0,1 1 0,1 0 0,0 0 1,0 0-1,2 1 0,-1 19 0,3-32-3,0 0 0,1 0-1,0 0 1,0 0 0,0-1 0,0 1 0,0 0-1,0-1 1,1 1 0,-1-1 0,1 1-1,-1-1 1,1 0 0,0 0 0,0 0 0,0 0-1,1 0 1,-1 0 0,0 0 0,1-1-1,-1 1 1,1-1 0,-1 1 0,1-1 0,0 0-1,0 0 1,-1-1 0,1 1 0,0 0-1,0-1 1,4 0 0,3 2-5,0-1 0,-1 0 1,1-1-1,0 0 0,-1-1 0,1 0 0,0 0 1,13-5-1,-16 3-7,1 0 1,-1-1-1,0 0 1,0 0-1,0-1 1,-1 1-1,0-2 1,0 1-1,0-1 1,0 0-1,-1 0 1,0 0-1,6-11 1,1-4 0,-1 0-1,0-1 1,8-30 0,-18 51-4,-1-1 0,1 0 0,-1 1-1,1-1 1,0 1 0,-1-1 0,1 1 0,0-1 0,0 1 0,0 0 0,0-1 0,0 1 0,1 0 0,-1 0 0,0 0-1,0 0 1,1 0 0,-1 0 0,1 0 0,-1 0 0,1 0 0,-1 1 0,3-2 0,-1 2 0,1 0 0,0 0 0,0 1 1,0-1-1,-1 1 0,1 0 0,0 0 0,-1 0 1,8 3-1,-8-2 4,1-1-1,0 1 1,-1 1 0,1-1 0,-1 0 0,0 1 0,0 0-1,0-1 1,0 1 0,0 1 0,-1-1 0,4 5 0,24 50 13,-5-7 17,-20-44-29,-1 1 0,0 0 0,0 0 0,-1 0 0,0 0 0,0 1-1,-1-1 1,0 1 0,-1-1 0,1 16 0,-2-23 3,0 0-1,-1 1 1,1-1 0,-1 0-1,1 0 1,-1 0-1,0 0 1,1 1 0,-1-1-1,0 0 1,0 0 0,1 0-1,-1 0 1,0-1 0,0 1-1,0 0 1,0 0-1,0-1 1,-1 1 0,1 0-1,0-1 1,0 1 0,0-1-1,-1 1 1,1-1-1,0 0 1,0 0 0,-1 1-1,1-1 1,0 0 0,0 0-1,-1 0 1,-1-1-1,-51-1 46,46 1-56,-2 0-316,0 0-1,1-1 0,-1-1 0,-12-4 0,19 6-107,0 0 0,0-1 0,-1 1 0,1-1 0,1 1-1,-1-1 1,0 0 0,0-1 0,1 1 0,-1 0 0,1-1 0,-1 1-1,1-1 1,0 0 0,-2-3 0,4-1-732,5-1-23</inkml:trace>
  <inkml:trace contextRef="#ctx0" brushRef="#br0" timeOffset="572.85">7763 267 616,'-3'-3'623,"0"-1"1,0 1-1,0-1 0,0 0 1,1 0-1,-1 0 0,1 0 1,0-1-1,0 1 0,0 0 1,1-1-1,0 1 0,0-1 1,-1-7-1,2 7-438,1 1 1,0-1 0,0 1-1,0-1 1,0 1-1,1 0 1,0-1-1,0 1 1,0 0-1,0 0 1,1 0-1,-1 1 1,1-1-1,0 1 1,3-4 0,9-10-118,-1 1 20,-1 1 0,2 0 0,29-22 0,-39 33-84,1 1 1,0 0-1,0-1 0,0 2 0,1-1 0,-1 1 0,1 0 0,-1 0 0,1 1 0,0 0 1,-1 0-1,1 1 0,0 0 0,0 0 0,11 1 0,8 2 10,34 5 8,-56-7-31,-1-1-1,0 1 0,0 0 0,-1 1 1,1-1-1,0 0 0,0 1 0,-1-1 1,1 1-1,0 0 0,-1 0 0,0 0 1,1 0-1,-1 0 0,3 5 0,-4-4 10,0-1 0,-1 0 0,1 0 0,-1 1 0,0-1 0,0 0 0,0 1 0,0-1 0,0 0 0,0 1 0,0-1 0,-1 0 0,1 1-1,-1-1 1,0 0 0,0 0 0,0 0 0,-2 4 0,-25 43 96,20-37-97,-49 78 116,29-48 15,-42 84 1,68-123-217,-25 70 133,24-41-2835,3-30 2370,1 0 1,-1 0-1,1 0 1,0-1-1,0 1 1,0 0 0,0-1-1,0 1 1,0 0-1,1-1 1,-1 0-1,0 1 1,1-1 0,-1 0-1,1 0 1,2 2-1,1 1-819,1 0-17</inkml:trace>
  <inkml:trace contextRef="#ctx0" brushRef="#br0" timeOffset="858.72">7849 773 320,'0'-1'435,"0"0"1,0 0-1,0 0 0,0 0 0,1 1 1,-1-1-1,0 0 0,1 0 1,-1 0-1,1 1 0,-1-1 0,1 0 1,-1 0-1,1 1 0,0-1 1,-1 0-1,1 1 0,0-1 0,-1 1 1,1-1-1,0 1 0,1-1 1,26-9 2680,28 4-2329,-50 6-734,1 0 1,-1 0-1,1 1 1,-1 0-1,1 0 1,-1 0-1,0 1 1,11 4-1,-16-5-82,-1-1 1,1 0-1,-1 0 0,1 1 1,-1-1-1,1 1 0,-1-1 1,1 0-1,-1 1 0,1-1 1,-1 1-1,0-1 0,1 1 1,-1-1-1,0 1 0,1-1 1,-1 1-1,0-1 0,0 1 0,0 0 1,1-1-1,-1 1 0,0-1 1,0 1-1,0 0 0,0-1 1,0 1-1,0 0 0,0-1 1,0 1-1,0-1 0,0 1 1,-1 0-1,1-1 0,0 1 1,0-1-1,-1 1 0,1-1 1,0 1-1,-1-1 0,1 1 1,0-1-1,-1 1 0,1-1 1,-1 1-1,1-1 0,0 0 1,-1 1-1,1-1 0,-1 1 1,1-1-1,-1 0 0,0 0 1,1 1-1,-1-1 0,1 0 0,-1 0 1,-1 0-1,-37 15-4724,12-10 804,7-4 1643</inkml:trace>
  <inkml:trace contextRef="#ctx0" brushRef="#br0" timeOffset="2161.07">4087 1143 76,'-25'15'4443,"19"-7"214,21-10-1516,4-1-2885,1 0 0,0 1 0,0 1 0,28 2 0,17-2-121,1338-155 1384,-1002 98-1368,451-85 751,-735 121-451,50-13-52,-147 32-580,-37 13-2205,-47 20-6818,60-28 7939,-11 4-1661</inkml:trace>
  <inkml:trace contextRef="#ctx0" brushRef="#br0" timeOffset="-5815.25">69 901 16,'41'62'762,"-28"-39"-649,2-1 0,0 0 1,23 22-1,-27-33-94,-7-8-11,0 1 0,0-1 0,0 1 0,-1 0 0,1 0 0,-1 0 0,0 1 0,0-1 0,0 1 1,-1 0-1,4 8 0,-6-12 7,-1-1 0,0 1 0,1-1 0,-1 1 0,0-1 0,1 1 0,-1-1-1,0 0 1,1 1 0,-1-1 0,0 0 0,0 1 0,1-1 0,-1 0 0,0 0 0,0 0 0,0 0 0,1 0 0,-1 0 0,0 0 0,0 0 0,0 0 0,1 0 0,-1-1 0,0 1 0,0 0 0,1 0 0,-1-1 0,0 1 0,1 0 0,-2-1 0,-30-10 495,30 10-426,-8-3 73,1 0 0,-1-1 1,1-1-1,0 0 0,1 0 0,-1-1 0,1 0 0,0 0 0,1 0 0,0-1 0,0-1 0,1 1 1,0-1-1,0 0 0,-7-15 0,4 4-8,0 0 0,2-1 1,0 0-1,1 0 0,1 0 0,-3-34 1,5 17 65,2-1 0,7-64 1,-4 84-126,1 0 0,1 0 0,1 0 0,0 1 1,2-1-1,0 1 0,12-22 0,-18 38-87,0 1 1,-1-1-1,1 0 1,0 1-1,0 0 1,0-1-1,0 1 0,1-1 1,-1 1-1,0 0 1,1 0-1,-1 0 0,0 0 1,1 0-1,-1 0 1,1 0-1,0 0 1,-1 0-1,1 1 0,0-1 1,-1 1-1,1-1 1,0 1-1,-1 0 1,1 0-1,0-1 0,0 1 1,0 1-1,-1-1 1,1 0-1,0 0 0,0 0 1,-1 1-1,1-1 1,0 1-1,-1 0 1,3 0-1,2 3-1,0 0 1,-1 0-1,1 1 0,-1 0 0,0 0 1,0 0-1,0 0 0,6 11 1,51 73 171,76 100-19,-111-157-151,1-1 0,1-1 0,55 42-1,-84-71 9,0-1-1,1 1 1,-1-1-1,1 1 1,-1 0-1,1-1 0,0 1 1,-1-1-1,1 1 1,0-1-1,-1 1 1,1-1-1,0 0 0,-1 1 1,1-1-1,0 0 1,0 0-1,-1 1 1,1-1-1,0 0 0,0 0 1,-1 0-1,1 0 1,0 0-1,0 0 1,0 0-1,-1 0 0,1 0 1,0 0-1,0-1 1,-1 1-1,1 0 1,0-1-1,0 1 0,-1 0 1,1-1-1,0 1 1,-1-1-1,1 1 1,0-1-1,-1 1 0,1-1 1,-1 1-1,1-1 1,-1 0-1,1 1 1,-1-1-1,0 0 0,1 1 1,-1-1-1,0 0 1,1 1-1,-1-1 1,0 0-1,0 0 0,0 0 1,0 1-1,1-1 1,-1-1-1,1-9 401,-1-1 1,1 1-1,-3-19 0,1 8 7,0-14 140,0-22-218,2 1 0,3-1 0,18-96 0,-10 102-372,-6 24-161,1 0 0,16-41 1,-16 60-1736,-4 14-1334,-1 23-655,-2-13 2564</inkml:trace>
  <inkml:trace contextRef="#ctx0" brushRef="#br0" timeOffset="-4460.31">847 791 104,'-4'-4'321,"1"-1"-1,-1 1 1,0 1-1,0-1 1,-1 1-1,1-1 1,-1 1 0,0 1-1,-9-5 1,11 6-234,1 0 0,-1 1 0,1 0 0,-1-1 1,0 1-1,1 0 0,-1 0 0,1 1 0,-1-1 0,1 0 1,-1 1-1,1 0 0,-1-1 0,1 1 0,0 0 0,-1 0 1,1 1-1,0-1 0,0 0 0,-1 1 0,1-1 0,0 1 1,-3 3-1,0 1-35,0-1 1,0 1-1,1 0 0,-1 0 1,1 0-1,1 0 1,-1 1-1,1-1 1,0 1-1,1 0 0,-1 0 1,1 0-1,1 0 1,0 1-1,0-1 0,0 0 1,1 1-1,0-1 1,0 1-1,0-1 0,1 0 1,4 14-1,-3-17-45,0 0 0,0 0 0,0 0 0,1 0 0,0 0-1,0-1 1,0 1 0,0-1 0,0 0 0,1 0 0,-1 0 0,1-1-1,0 1 1,8 3 0,-3-1-30,0-1-1,0 0 0,0 0 1,1-1-1,18 3 1,-25-5-28,1-1 1,-1 1 0,1-1 0,-1 0 0,1 0 0,-1-1 0,1 1 0,-1-1 0,1 1 0,-1-1-1,1 0 1,-1-1 0,0 1 0,0 0 0,0-1 0,0 0 0,0 0 0,5-4 0,-4 2 0,0 0 0,-1 0 0,1-1 0,-1 1 0,0-1 0,-1 0 0,1 0 0,-1 0 0,0 0 0,3-11 0,-2 0 27,0 0 0,-1-1 0,-1 0 0,-1 1 0,0-1 0,-4-31 0,-6 3 120,6 30 249,1 1 0,1 0 0,-2-24 0,4 38-239,1-1-103,-1 1 0,0-1 0,0 1-1,1-1 1,-1 1 0,0-1 0,0 1 0,1-1 0,-1 1 0,1 0 0,-1-1 0,0 1 0,1-1-1,-1 1 1,1 0 0,-1 0 0,1-1 0,-1 1 0,1 0 0,-1 0 0,1-1 0,-1 1-1,1 0 1,0 0 0,-1 0 0,1 0 0,-1 0 0,1 0 0,-1 0 0,1 0 0,0 0-1,-1 0 1,2 0 0,18 15 12,14 32-47,-31-43 52,94 160-24,-87-144-35,-9-12-8,-6-11-2,2-3 48,1 0 0,-1-1-1,1 1 1,0-1 0,0 1-1,1-1 1,0 0 0,0 0-1,1 1 1,-1-1 0,2-11-1,-1 15 7,1-13-10,0 0 0,1 0 0,0 0 0,1 0 0,11-30 0,-14 45 3,0 1 0,0-1-1,0 0 1,0 0 0,1 0-1,-1 0 1,0 0-1,0 1 1,1-1 0,-1 0-1,1 0 1,-1 0 0,1 1-1,-1-1 1,1 0 0,0 1-1,-1-1 1,1 0 0,0 1-1,-1-1 1,1 1 0,0-1-1,-1 1 1,1 0-1,0-1 1,0 1 0,0-1-1,0 1 1,0 0 0,1 0-1,-1 0 1,1 1-1,-1 0 1,1 0-1,-1 0 1,0 0-1,0 0 0,1 0 1,-1 0-1,0 0 1,0 0-1,0 1 1,0-1-1,0 0 1,-1 1-1,2 1 0,24 60-122,-26-63 123,9 30 33,9 44-1,9-4-78,-13-40 72,-6-20 63,-4-20 129,-3 2-202,1 0-1,0 0 0,1 0 0,6-13 1,-5 10-5,4-14-16,0-1 0,5-43 0,-9 43-22,-1 17 27,0 1 0,0 0 0,1-1 0,0 1-1,0 1 1,1-1 0,5-7 0,6-9-7,-14 26-58,-1 12 59,-4 18 25,2-17-5,1-1 0,1 0 1,0 0-1,1 0 0,0 0 0,1 0 0,1 0 0,0 0 0,1-1 0,0 0 0,1 0 0,10 15 0,-12-22 12,0-1-1,1 0 0,-1 0 1,1 0-1,1 0 0,-1-1 0,1 0 1,-1 0-1,1 0 0,0-1 1,1 1-1,-1-2 0,0 1 1,1-1-1,0 0 0,-1 0 1,1-1-1,0 1 0,0-2 0,0 1 1,9-1-1,-11 0-22,-1-1-1,1 1 1,0-1 0,0 0-1,-1 0 1,1-1-1,-1 1 1,1-1 0,-1 0-1,1 0 1,-1 0-1,0-1 1,0 0 0,0 0-1,-1 0 1,1 0-1,0 0 1,-1-1 0,0 1-1,0-1 1,0 0 0,-1 0-1,1 0 1,-1-1-1,0 1 1,0 0 0,0-1-1,-1 0 1,1 1-1,0-8 1,3-31 28,-1-1 0,-3-53 1,-1 59 207,0 37-212,-1 0-1,1-1 1,0 1 0,0 0-1,0-1 1,1 1-1,-1 0 1,0-1-1,0 1 1,1 0-1,-1 0 1,1-1 0,-1 1-1,1 0 1,-1 0-1,1 0 1,0 0-1,0 0 1,-1-1-1,1 1 1,0 1 0,0-1-1,0 0 1,0 0-1,0 0 1,3-1-1,-2 1-8,0 1-1,1 0 0,-1-1 0,1 1 1,-1 0-1,1 0 0,-1 0 0,1 1 1,-1-1-1,1 1 0,-1-1 0,0 1 1,4 1-1,10 5-8,0 0 0,-1 2 1,18 12-1,-28-18 25,11 7-36,-2 1 0,0 0 0,0 1 0,-1 1 1,-1 0-1,0 0 0,0 1 0,-1 1 0,-1 0 0,11 22 0,-20-35 6,-1 0-1,0 0 0,1 0 0,-1 0 0,0 0 1,0 0-1,0 0 0,0 0 0,0 0 0,-1 0 1,1 0-1,-1 0 0,1-1 0,-1 1 1,0 0-1,1 0 0,-1 0 0,0-1 0,0 1 1,0 0-1,-1-1 0,1 1 0,0-1 0,0 1 1,-1-1-1,1 0 0,-1 1 0,1-1 0,-1 0 1,0 0-1,0 0 0,1 0 0,-1-1 0,0 1 1,0 0-1,0-1 0,0 1 0,0-1 0,1 0 1,-1 1-1,0-1 0,0 0 0,0 0 0,0-1 1,-3 1-1,-9 0-295,-1-1 0,0-1 0,0 0 0,1-1 0,-1 0 0,1-2 0,0 1 0,-15-9 1,26 13-2306,7 0 884,6 0 623</inkml:trace>
  <inkml:trace contextRef="#ctx0" brushRef="#br0" timeOffset="-3246.41">2784 807 484,'0'-4'176,"0"1"-1,0-1 1,0 0-1,-1 1 1,1-1-1,-1 0 1,0 1-1,0-1 1,-1 1 0,1 0-1,0-1 1,-1 1-1,0 0 1,0 0-1,0 0 1,0 0-1,-1 0 1,1 0-1,-1 1 1,1-1 0,-1 1-1,0 0 1,0 0-1,0 0 1,0 0-1,-1 0 1,1 0-1,0 1 1,-1 0-1,1 0 1,-1 0 0,1 0-1,-1 0 1,0 1-1,1 0 1,-5-1-1,-6 0 252,1 1 0,-1 0 0,1 1 0,-1 1 0,1 0 0,0 0 0,-1 1-1,2 1 1,-22 9 0,28-11-382,-1 1-1,1 0 1,0 1-1,0-1 1,0 1 0,0 0-1,1 1 1,-1 0-1,1 0 1,0 0-1,1 0 1,-1 1-1,1-1 1,0 1-1,1 0 1,-1 0 0,1 1-1,0-1 1,1 1-1,-3 7 1,5-10-38,-1-1 1,1 1 0,0-1 0,-1 1-1,2-1 1,-1 1 0,0-1-1,1 1 1,-1-1 0,1 0-1,0 1 1,0-1 0,1 0-1,-1 1 1,1-1 0,-1 0 0,1 0-1,0 0 1,0-1 0,5 6-1,-2-4 1,0 1-1,1-1 0,-1 0 0,1 0 1,0 0-1,0-1 0,0 0 0,1 0 1,-1-1-1,10 3 0,-5-3-76,-1 0 0,0 0-1,1-1 1,-1 0 0,0-1-1,20-2 1,-24 1-49,-1 1 0,1-1 0,-1-1 0,1 1 0,-1-1 0,0 0 0,0 0 0,0-1 0,0 1 0,0-1 0,-1 0 0,7-6 0,-4 2-12,0-1-1,0 0 1,0-1-1,-1 0 1,-1 0-1,1 0 1,-2-1-1,1 1 1,-1-1-1,-1 0 1,0-1-1,0 1 1,-1 0-1,2-15 1,-3-1 65,-1 0 1,-1 0 0,-1 1-1,-10-47 1,-48-207 72,53 261-16,6 15 3,0 0 1,-1 0 0,1 0-1,1 0 1,-1 0 0,0 0 0,1 0-1,-1-6 1,0 44-85,0-6 641,1 1 1,7 56-1,3-42 396,28 85 1,-30-108-887,1-1 1,1-1-1,0 1 0,2-2 1,0 0-1,17 20 0,-23-31-48,9 10 12,0-1 0,1 0 0,27 20 0,-39-33-27,0 0 0,0-1 0,1 1-1,-1-1 1,0 1 0,1-2 0,0 1 0,-1 0 0,1-1 0,0 0 0,0 0 0,0 0-1,0-1 1,0 1 0,0-1 0,0-1 0,0 1 0,0-1 0,0 1 0,0-1 0,8-4-1,-8 3 6,0-1-1,-1 1 1,0-1-1,1 0 1,-1-1-1,0 1 1,-1-1-1,1 0 1,-1 0-1,1 0 0,-1 0 1,0-1-1,-1 1 1,1-1-1,-1 0 1,0 1-1,0-1 1,0 0-1,-1 0 1,1-6-1,2-11-15,-1 1 0,-1-1 0,-1-30 0,-1 46 3,-1-7-9,0 0 1,0 1 0,-1-1 0,-5-16-1,6 26 14,0-1 0,0 1 0,0-1 0,0 1 0,0 0 0,-1-1 0,0 1 0,0 0 0,0 0 0,0 0 0,0 0 0,0 1 0,-1-1 0,0 1 0,1-1 0,-1 1 0,0 0 0,0 0-1,0 0 1,-4-2 0,5 4 7,1 0-1,-1 0 0,1 0 1,-1 0-1,0 1 0,1-1 1,-1 0-1,1 1 0,-1-1 0,1 1 1,-1-1-1,1 1 0,-1 0 1,1-1-1,-1 1 0,1 0 1,0 0-1,0 0 0,-1 0 0,1 0 1,0 1-1,0-1 0,0 0 1,0 0-1,0 1 0,0-1 1,1 1-1,-1-1 0,0 1 1,1-1-1,-1 3 0,-2 3-25,1-1 0,0 0 1,0 1-1,1-1 0,-1 1 0,1 9 0,2-7 27,0 0 0,0 0-1,1 0 1,1-1-1,-1 1 1,1-1-1,1 1 1,0-1 0,0 0-1,1 0 1,-1-1-1,2 1 1,6 7-1,6 11 125,-14-22-118,-1 1 0,1-1-1,1 0 1,-1 0 0,0 0 0,1-1 0,0 1 0,0-1 0,0 0-1,0-1 1,0 1 0,1-1 0,-1 0 0,1 0 0,8 1 0,-9-2-6,0 0 0,0-1 0,0 1 1,0-1-1,0 0 0,0 0 0,0-1 1,0 1-1,0-1 0,0 0 0,-1 0 1,1-1-1,0 0 0,-1 1 0,1-2 1,-1 1-1,1 0 0,3-4 0,-2 1 4,0-1-1,-1 1 1,0-1-1,-1 0 0,1 0 1,-1-1-1,0 1 1,0-1-1,-1 0 0,3-9 1,1-6-50,-1-1 0,2-23 0,-1 10 95,4-27 43,22 78-7,-13 3-86,-1 0 1,-1 2-1,-1 0 0,0 1 1,-2 1-1,0 0 1,-2 1-1,0 1 0,10 27 1,-20-43-6,0-1 0,-1 1 0,0 0 0,0-1 0,0 1 0,0 16 0,-3-23 6,1 0 0,-1 0 0,0-1-1,0 1 1,0 0 0,0 0 0,0-1-1,0 1 1,0-1 0,0 1-1,0-1 1,0 1 0,0-1 0,0 1-1,0-1 1,0 0 0,0 0-1,0 0 1,-1 1 0,1-1 0,0 0-1,0 0 1,0-1 0,0 1 0,0 0-1,-1 0 1,1 0 0,-1-1-1,-36-5-46,-46-20-2309,4-5-4543,73 28 5427</inkml:trace>
  <inkml:trace contextRef="#ctx0" brushRef="#br0">4225 670 60,'5'1'99,"1"0"0,0 0 0,0-1-1,0 1 1,0-1 0,0-1 0,-1 1 0,1-1 0,0 0 0,0 0 0,8-4-1,5 1 73,-10 2-122,32-5 194,0-2 0,70-26 1,-102 32-198,0-1 1,0 0 0,0 0 0,-1-1 0,1 0-1,-1-1 1,-1 1 0,1-2 0,-1 1 0,0-1-1,0 0 1,-1-1 0,0 1 0,0-1 0,-1-1 0,0 1-1,0-1 1,3-9 0,-6 9 34,0 0 0,-1-1 0,0 1 0,0 0 0,-1-1 0,0 1 1,-1-1-1,0 1 0,-1 0 0,0-1 0,0 1 0,-1 0 0,0 0 0,0 0 0,-1 1 0,-1-1 0,1 1 0,-1 0 0,-1 0 1,-6-7-1,1 1 11,0 1 1,-1 0-1,-1 0 1,0 2-1,0-1 1,-2 2-1,1 0 1,-1 1-1,-31-15 1,40 22-73,-1-1 0,1 1 1,-1 0-1,1 0 1,-1 1-1,0 0 1,0 0-1,0 1 0,0-1 1,0 2-1,0-1 1,1 1-1,-1 0 1,0 0-1,0 1 1,1 0-1,-1 0 0,1 0 1,-1 1-1,1 0 1,0 0-1,0 1 1,0 0-1,1 0 1,-1 0-1,1 1 0,0 0 1,0 0-1,1 0 1,-1 0-1,-4 8 1,2 3 82,1 0 1,1 0-1,0 1 1,1-1-1,1 1 1,0 0 0,1 0-1,1 0 1,1 0-1,0 0 1,1 0-1,1 0 1,7 29 0,2 1 181,2-1 1,2 0 0,34 71 0,113 189 226,-36-73-440,-116-215-66,0-1 1,-2 1 0,-1 0 0,0 1 0,-1 0 0,-1 0 0,0 1 0,1 28 0,-5-47-6,-1 0 1,0 0 0,0 0 0,0-1 0,0 1-1,-1 0 1,1 0 0,0 0 0,0 0 0,0 0 0,-1 0-1,1 0 1,0 0 0,-1-1 0,1 1 0,-1 0-1,1 0 1,-1-1 0,0 1 0,1 0 0,-1-1 0,0 1-1,1 0 1,-1-1 0,0 1 0,0-1 0,1 1-1,-1-1 1,0 1 0,0-1 0,-1 1 0,-1-1 4,0 0 1,0 0 0,0 0-1,0 0 1,0 0 0,0 0-1,0-1 1,0 1 0,0-1-1,-3-1 1,-7-3 35,1 0-1,-1-1 1,-15-11 0,19 11-9,0-1 0,1 0 0,0-1 0,0 0 1,1-1-1,0 1 0,0-1 0,1-1 0,0 1 0,1-1 1,0 0-1,0 0 0,1 0 0,0-1 0,1 0 1,1 1-1,-1-1 0,2 0 0,-1-1 0,2 1 1,-1 0-1,1 0 0,1 0 0,0 0 0,1 0 1,0 0-1,1 0 0,0 0 0,0 1 0,1-1 0,7-12 1,33-57-1159,3 2 0,67-84-1,-63 90 745,-30 44 345,1 0-1,37-36 0,-56 62 37,-1 0 0,1 0 0,-1 0-1,1 0 1,0 0 0,0 1 0,0-1-1,0 1 1,0 0 0,0 0 0,0 0-1,0 0 1,0 0 0,4 0 0,-5 2 0,0-1 1,-1 0 0,1 0-1,0 0 1,-1 1-1,1-1 1,0 1 0,-1-1-1,1 1 1,-1 0 0,1 0-1,-1 0 1,1 0-1,-1 0 1,1 0 0,-1 0-1,0 0 1,0 0 0,0 1-1,1-1 1,-1 0 0,0 1-1,-1-1 1,1 1-1,0-1 1,0 1 0,-1-1-1,2 4 1,25 47 22,-20-42-29,-2 0 0,1 0 0,-1 0 0,4 12 0,-8-18 15,0 1-1,0-1 0,1 1 0,0-1 0,0 0 1,0 0-1,0 1 0,1-2 0,-1 1 0,1 0 1,0 0-1,6 4 0,-6-6 17,0 0 0,0-1 0,0 1-1,0-1 1,1 0 0,-1 0 0,0-1 0,1 1 0,-1 0 0,0-1 0,1 0 0,-1 0-1,1 0 1,-1 0 0,0-1 0,1 1 0,-1-1 0,4-1 0,9-2-13,-1 0-1,1-1 1,-1-1 0,0-1 0,14-8 0,-22 11-8,0 0 0,-1 0 0,1-1 1,-1 0-1,0-1 0,-1 1 0,1-1 1,-1 0-1,-1 0 0,1-1 0,-1 1 0,4-9 1,-6 10-4,0 1 0,-1-1 0,0 0 0,0 0 1,0 0-1,-1 0 0,0 1 0,0-1 0,0 0 0,0 0 1,-1 0-1,0 0 0,0 0 0,0 0 0,0 1 0,-3-6 1,3 8 3,0 0 1,0 0-1,0 0 1,0 0-1,0 0 1,-1 0 0,1 1-1,-1-1 1,1 0-1,-1 1 1,0-1 0,1 1-1,-1 0 1,0-1-1,0 1 1,0 0-1,0 0 1,0 0 0,0 1-1,0-1 1,0 0-1,-1 1 1,1-1 0,0 1-1,0 0 1,0 0-1,-1 0 1,1 0-1,0 0 1,0 0 0,-1 1-1,1-1 1,0 1-1,0-1 1,0 1 0,0 0-1,-3 1 1,-2 2-5,0 0 1,0 0 0,1 1-1,-1 0 1,1 0 0,0 0-1,1 1 1,-1 0 0,1 0-1,1 0 1,-1 0 0,1 1-1,0 0 1,0 0 0,1 0-1,0 1 1,0-1 0,1 1-1,0-1 1,0 1 0,0 0-1,1 0 1,0 9 0,2-12 2,-1 0 0,1 0 1,-1 0-1,1 0 0,1-1 0,-1 1 1,1 0-1,0-1 0,0 1 0,0-1 1,0 1-1,1-1 0,0 0 0,0 0 1,0-1-1,7 8 0,-4-6 2,0 0-1,0-1 1,0 0 0,1 0-1,-1 0 1,1-1-1,0 1 1,0-2 0,1 1-1,11 2 1,-13-4-4,0 0 1,0 0-1,0-1 0,1 0 0,-1 0 1,0 0-1,0-1 0,1 0 1,-1 0-1,0 0 0,0-1 1,10-4-1,-12 4-3,-1 0 0,1 0 0,-1-1 0,1 1 0,-1-1 0,0 0 0,0 0 0,0 0 0,0 0-1,-1 0 1,1-1 0,-1 1 0,0-1 0,0 1 0,0-1 0,0 0 0,-1 0 0,0 0 0,1 0 0,-1-5 0,3-11 0,-2-1 1,0-1-1,-1 1 0,-1 0 1,-2 0-1,0 0 1,-6-30-1,5 6 83,3 44-86,0 0 0,0 0 1,0 0-1,0 0 0,0 0 0,0 0 0,1 0 0,-1-1 0,0 1 0,1 0 0,-1 0 0,1 1 0,-1-1 1,1 0-1,0 0 0,-1 0 0,1 0 0,0 0 0,0 1 0,-1-1 0,1 0 0,0 0 0,0 1 0,0-1 1,0 1-1,0-1 0,0 1 0,0-1 0,0 1 0,0 0 0,0-1 0,0 1 0,0 0 0,2 0 0,1 0 1,0 1 0,1 0-1,-1 0 1,0 0 0,0 0-1,0 1 1,0 0-1,0-1 1,-1 1 0,1 1-1,0-1 1,-1 1-1,0-1 1,1 1 0,-1 0-1,0 0 1,-1 0 0,1 1-1,3 3 1,5 10-1,0 1 0,14 31 0,-21-41 9,50 106-36,-53-109 55,2 4 48,-3-9-71,0 0 0,0 0 0,0 0 1,0 0-1,0 0 0,0 0 0,0 0 0,0 0 1,0 0-1,0-1 0,1 1 0,-1 0 0,0 0 1,0 0-1,0 0 0,0 0 0,0 0 0,0 0 1,0 0-1,0 0 0,0 0 0,0 0 1,0 0-1,0 0 0,0 0 0,0 0 0,0 0 1,0 0-1,1 0 0,-1 0 0,0 0 0,0 0 1,0 0-1,0 0 0,-5-96-93,5 69 115,2-1 0,0 1 0,10-41 0,-11 66-24,-1 0 0,1 0 0,0 0 0,0-1 0,0 1 0,0 0 0,0 0 0,0 0 0,0 1 0,0-1 0,1 0 0,-1 0 0,3-1 0,-3 2 0,0 0-1,0 1 1,0-1 0,0 1-1,0-1 1,0 1-1,0 0 1,0-1 0,0 1-1,0 0 1,0 0-1,0 0 1,0 0-1,0 0 1,0 0 0,0 0-1,0 0 1,0 0-1,0 0 1,2 1 0,-1 0-2,1 0 0,0 1 0,0 0 0,-1-1 0,1 1 1,-1 0-1,0 0 0,1 0 0,-1 0 0,0 1 0,0-1 0,0 1 1,-1-1-1,1 1 0,-1 0 0,1-1 0,1 5 0,62 142 21,-55-127 36,-9-23-52,-1 1 0,1 0 0,-1-1 0,0 1 0,1-1 0,-1 1 0,1-1 0,-1 1-1,0-1 1,1 1 0,-1-1 0,0 1 0,0-1 0,1 1 0,-1-1 0,0 1 0,0-1 0,0 1 0,0-1 0,0 0 0,0 1 0,0-1-1,0 1 1,0-1 0,0 0 0,0 1 0,0-1 0,0 1 0,0-1 0,-1 1 0,1-1 0,0 0 0,0-8-6,0 0 1,0-1 0,2 1 0,-1 0-1,1 0 1,0 0 0,1 1 0,0-1-1,0 1 1,1-1 0,0 1 0,1 0-1,-1 0 1,2 1 0,-1-1-1,1 1 1,0 0 0,0 1 0,1 0-1,13-11 1,-19 17 2,0 0 0,0-1 0,-1 1 1,1 0-1,0 0 0,0 0 0,-1 0 0,1-1 0,0 1 0,0 0 0,0 0 0,-1 0 1,1 1-1,0-1 0,0 0 0,-1 0 0,1 0 0,0 1 0,0-1 0,-1 0 1,1 1-1,0-1 0,-1 0 0,1 1 0,0-1 0,-1 1 0,1-1 0,-1 1 0,1-1 1,0 1-1,-1 0 0,0-1 0,1 1 0,-1 0 0,1-1 0,-1 1 0,0 0 1,1 1-1,13 36-8,-10-25 12,16 39 7,-18-45 29,0 0 0,1-1 0,-1 1 0,1 0 1,1-1-1,-1 0 0,1 0 0,0 0 0,1 0 0,-1 0 1,1-1-1,0 0 0,8 7 0,-6-8 11,1 0-1,-1 0 1,1-1 0,0 0 0,0 0-1,0-1 1,0 0 0,0 0-1,1-1 1,-1 0 0,1 0-1,9-1 1,-7-1-48,0 1 0,0-1 0,0-1 0,0 0-1,0 0 1,0-1 0,-1-1 0,20-8 0,-25 9 5,1-1 1,-1 0-1,0 1 0,0-2 1,0 1-1,0-1 0,-1 1 1,0-1-1,0 0 0,0-1 1,-1 1-1,6-11 0,-8 12 7,1 0-1,-1 0 0,0 0 0,0 0 0,0 0 1,0-1-1,-1 1 0,0 0 0,0 0 1,0 0-1,0-1 0,-1 1 0,1 0 1,-1 0-1,0 0 0,-1 0 0,1 0 1,-1 0-1,1 0 0,-4-4 0,2 4 14,0 0 0,-1 0 0,1 1 0,-1 0 0,0-1 0,0 1 0,0 0 0,0 1 0,0-1 0,-1 1 0,1 0 0,-1 0 0,0 0 0,0 1 1,1 0-1,-1 0 0,0 0 0,0 0 0,0 1 0,0-1 0,0 2 0,0-1 0,0 0 0,0 1 0,0 0 0,0 0 0,0 0 0,0 1 0,1 0 0,-1-1 0,0 2 0,1-1 0,0 1 0,-1-1 0,1 1 0,0 0 0,1 0 0,-1 1 0,0-1 0,1 1 0,-5 6 0,6-5-13,0 0 1,0 0-1,0 0 0,0 0 1,1 0-1,0 1 0,0-1 1,1 0-1,-1 1 0,1-1 1,0 1-1,0-1 1,1 1-1,0-1 0,0 0 1,0 1-1,1-1 0,-1 0 1,1 0-1,0 0 0,1 0 1,4 7-1,-3-5-8,0-1-1,0 0 1,0-1-1,1 1 0,0-1 1,0 0-1,1 0 1,-1 0-1,1-1 1,0 0-1,0 0 1,0-1-1,1 1 1,0-1-1,-1-1 1,14 4-1,-17-5-4,-1-1 0,1 1-1,-1-1 1,1 0-1,-1 0 1,0 0 0,1 0-1,-1 0 1,1-1-1,-1 1 1,1-1 0,-1 1-1,0-1 1,1 0-1,2-1 1,27-29 1,-31 30-2,5-6-6,-1 0 0,0 0 0,-1 0 0,0 0 0,0-1 0,0 0 0,-1 0 0,0 0-1,-1 0 1,3-12 0,-2-3 34,0 0 0,-1-37 0,-5 55-82,-2 14 14,-3 19 79,8-23-32,0-1 0,0 1 0,1-1 0,0 0-1,0 1 1,0-1 0,0 0 0,1 0 0,-1 0-1,1 0 1,0 0 0,1 0 0,-1 0 0,1-1-1,-1 1 1,7 5 0,-3-3 8,1-1-1,0 0 1,0 0 0,0-1 0,0 0-1,1 0 1,0-1 0,11 4 0,2-2-3,-1 0 0,1-1 0,1-1 0,-1-1 0,0-1 1,29-3-1,-39 1-8,0 0 1,0-1 0,0 0-1,0-1 1,0 0-1,-1-1 1,0 0 0,1-1-1,-2 0 1,13-8 0,-16 9-2,-1-1 0,1 0 0,-1 0 0,0 0 1,0 0-1,0-1 0,-1 0 0,0 0 0,0 0 1,0-1-1,-1 1 0,0-1 0,0 0 0,-1 0 1,0 0-1,2-9 0,-4 14 0,3-11-4,-1-1 1,0 0 0,-1 0-1,-1 0 1,-1-16 0,1 26-9,-1 1 0,0-1 0,1 1 0,-1 0 0,-1-1 0,1 1 0,0 0 0,-1 0 0,0 0 0,1 0 0,-1 0 0,0 0 0,-1 1 0,1-1 0,0 1 0,-1-1 0,0 1 0,1 0 0,-1 0 0,0 0 0,0 0 0,0 1 0,0-1 0,0 1 0,-1-1 0,-5 0 0,6 1 5,-1 0-1,0 1 1,0-1-1,1 1 1,-1 0-1,0 0 1,0 1-1,0-1 1,1 1-1,-1 0 1,0 0 0,0 0-1,1 0 1,-1 1-1,1-1 1,-1 1-1,1 0 1,0 0-1,0 0 1,0 0-1,0 1 1,0-1 0,0 1-1,1 0 1,-1 0-1,1 0 1,0 0-1,-1 0 1,2 0-1,-4 7 1,2-5 1,1 0 0,-1 0 0,1 1 0,1-1 0,-1 0 0,1 1 0,0 0 0,0-1 0,0 1 0,1-1 0,0 1 0,0 0 0,0-1 0,1 1 0,0 0 0,0-1 0,0 1 0,1-1 0,4 10 0,2-1-2,0 0 2,0 0 0,1-1 0,1 0 0,12 12 1,206 197 221,-197-193-271,-2 1 0,-1 1 0,44 65-1,-70-94 52,-1-1 0,0 1-1,1 0 1,-1 0 0,0 0-1,0 0 1,-1 0 0,1 0-1,0 0 1,-1 0 0,1 0-1,-1 1 1,0-1 0,1 0-1,-1 0 1,0 0 0,0 1-1,-1-1 1,1 0 0,0 0 0,-1 0-1,0 3 1,0-4 5,0 0-1,0 0 1,-1 0 0,1 0 0,0 0 0,0 0 0,-1 0-1,1 0 1,0-1 0,-1 1 0,1 0 0,-1-1-1,1 1 1,0-1 0,-1 0 0,0 0 0,1 1-1,-1-1 1,1 0 0,-1 0 0,1 0 0,-1 0-1,1-1 1,-1 1 0,1 0 0,-1-1 0,1 1-1,-1-1 1,1 1 0,0-1 0,-3-1 0,-2-1 2,0 0 0,0 0 0,1 0 0,-1-1 0,1 0 0,0 0 0,0 0 0,0-1 0,1 1-1,-1-1 1,1 0 0,0-1 0,1 1 0,-1-1 0,1 1 0,0-1 0,1 0 0,-1 0 0,1 0 0,0-1 0,1 1 0,-1-1 0,0-11 0,1-2-3,0 0-1,1 0 1,1 0-1,1 0 0,0 0 1,9-30-1,-1 18-12,2 0-1,1 1 0,19-34 0,-12 26-21,16-43-1,-16-11 17,-20 92 14,1 0-1,-1 0 1,0 0-1,1 0 1,-1 0-1,0 0 1,0 0-1,0-1 1,0 1-1,0 0 1,0 0-1,-1 0 1,1 0-1,0 0 1,0 0-1,-1-1 1,1 1-1,-1 0 0,1 0 1,-1 0-1,1 0 1,-1 0-1,0 1 1,1-1-1,-1 0 1,-2-2-1,3 3 1,-1 0-1,0-1 0,0 1 0,0 0 1,0 0-1,0 0 0,0 0 0,0 0 1,0-1-1,0 2 0,0-1 0,0 0 1,0 0-1,0 0 0,0 0 0,0 1 1,1-1-1,-1 0 0,0 1 0,0-1 1,0 1-1,0-1 0,0 1 0,1-1 1,-1 1-1,0-1 0,1 1 0,-1 0 1,0-1-1,1 1 0,-2 1 0,-8 10 18,0 0-1,1 0 0,0 1 0,0 1 0,2-1 0,0 1 1,0 1-1,1-1 0,1 1 0,1 0 0,0 0 1,0 0-1,2 1 0,-1 19 0,3-32-3,0 0 0,1 0-1,0 0 1,0 0 0,0-1 0,0 1 0,0 0-1,0-1 1,1 1 0,-1-1 0,1 1-1,-1-1 1,1 0 0,0 0 0,0 0 0,0 0-1,1 0 1,-1 0 0,0 0 0,1-1-1,-1 1 1,1-1 0,-1 1 0,1-1 0,0 0-1,0 0 1,-1-1 0,1 1 0,0 0-1,0-1 1,4 0 0,3 2-5,0-1 0,-1 0 1,1-1-1,0 0 0,-1-1 0,1 0 0,0 0 1,13-5-1,-16 3-7,1 0 1,-1-1-1,0 0 1,0 0-1,0-1 1,-1 1-1,0-2 1,0 1-1,0-1 1,0 0-1,-1 0 1,0 0-1,6-11 1,1-4 0,-1 0-1,0-1 1,8-30 0,-18 51-4,-1-1 0,1 0 0,-1 1-1,1-1 1,0 1 0,-1-1 0,1 1 0,0-1 0,0 1 0,0 0 0,0-1 0,0 1 0,1 0 0,-1 0 0,0 0-1,0 0 1,1 0 0,-1 0 0,1 0 0,-1 0 0,1 0 0,-1 1 0,3-2 0,-1 2 0,1 0 0,0 0 0,0 1 1,0-1-1,-1 1 0,1 0 0,0 0 0,-1 0 1,8 3-1,-8-2 4,1-1-1,0 1 1,-1 1 0,1-1 0,-1 0 0,0 1 0,0 0-1,0-1 1,0 1 0,0 1 0,-1-1 0,4 5 0,24 50 13,-5-7 17,-20-44-29,-1 1 0,0 0 0,0 0 0,-1 0 0,0 0 0,0 1-1,-1-1 1,0 1 0,-1-1 0,1 16 0,-2-23 3,0 0-1,-1 1 1,1-1 0,-1 0-1,1 0 1,-1 0-1,0 0 1,1 1 0,-1-1-1,0 0 1,0 0 0,1 0-1,-1 0 1,0-1 0,0 1-1,0 0 1,0 0-1,0-1 1,-1 1 0,1 0-1,0-1 1,0 1 0,0-1-1,-1 1 1,1-1-1,0 0 1,0 0 0,-1 1-1,1-1 1,0 0 0,0 0-1,-1 0 1,-1-1-1,-51-1 46,46 1-56,-2 0-316,0 0-1,1-1 0,-1-1 0,-12-4 0,19 6-107,0 0 0,0-1 0,-1 1 0,1-1 0,1 1-1,-1-1 1,0 0 0,0-1 0,1 1 0,-1 0 0,1-1 0,-1 1-1,1-1 1,0 0 0,-2-3 0,4-1-732,5-1-23</inkml:trace>
  <inkml:trace contextRef="#ctx0" brushRef="#br0" timeOffset="572.85">7763 267 616,'-3'-3'623,"0"-1"1,0 1-1,0-1 0,0 0 1,1 0-1,-1 0 0,1 0 1,0-1-1,0 1 0,0 0 1,1-1-1,0 1 0,0-1 1,-1-7-1,2 7-438,1 1 1,0-1 0,0 1-1,0-1 1,0 1-1,1 0 1,0-1-1,0 1 1,0 0-1,0 0 1,1 0-1,-1 1 1,1-1-1,0 1 1,3-4 0,9-10-118,-1 1 20,-1 1 0,2 0 0,29-22 0,-39 33-84,1 1 1,0 0-1,0-1 0,0 2 0,1-1 0,-1 1 0,1 0 0,-1 0 0,1 1 0,0 0 1,-1 0-1,1 1 0,0 0 0,0 0 0,11 1 0,8 2 10,34 5 8,-56-7-31,-1-1-1,0 1 0,0 0 0,-1 1 1,1-1-1,0 0 0,0 1 0,-1-1 1,1 1-1,0 0 0,-1 0 0,0 0 1,1 0-1,-1 0 0,3 5 0,-4-4 10,0-1 0,-1 0 0,1 0 0,-1 1 0,0-1 0,0 0 0,0 1 0,0-1 0,0 0 0,0 1 0,0-1 0,-1 0 0,1 1-1,-1-1 1,0 0 0,0 0 0,0 0 0,-2 4 0,-25 43 96,20-37-97,-49 78 116,29-48 15,-42 84 1,68-123-217,-25 70 133,24-41-2835,3-30 2370,1 0 1,-1 0-1,1 0 1,0-1-1,0 1 1,0 0 0,0-1-1,0 1 1,0 0-1,1-1 1,-1 0-1,0 1 1,1-1 0,-1 0-1,1 0 1,2 2-1,1 1-819,1 0-17</inkml:trace>
  <inkml:trace contextRef="#ctx0" brushRef="#br0" timeOffset="858.72">7849 773 320,'0'-1'435,"0"0"1,0 0-1,0 0 0,0 0 0,1 1 1,-1-1-1,0 0 0,1 0 1,-1 0-1,1 1 0,-1-1 0,1 0 1,-1 0-1,1 1 0,0-1 1,-1 0-1,1 1 0,0-1 0,-1 1 1,1-1-1,0 1 0,1-1 1,26-9 2680,28 4-2329,-50 6-734,1 0 1,-1 0-1,1 1 1,-1 0-1,1 0 1,-1 0-1,0 1 1,11 4-1,-16-5-82,-1-1 1,1 0-1,-1 0 0,1 1 1,-1-1-1,1 1 0,-1-1 1,1 0-1,-1 1 0,1-1 1,-1 1-1,0-1 0,1 1 1,-1-1-1,0 1 0,1-1 1,-1 1-1,0-1 0,0 1 0,0 0 1,1-1-1,-1 1 0,0-1 1,0 1-1,0 0 0,0-1 1,0 1-1,0 0 0,0-1 1,0 1-1,0-1 0,0 1 1,-1 0-1,1-1 0,0 1 1,0-1-1,-1 1 0,1-1 1,0 1-1,-1-1 0,1 1 1,0-1-1,-1 1 0,1-1 1,-1 1-1,1-1 0,0 0 1,-1 1-1,1-1 0,-1 1 1,1-1-1,-1 0 0,0 0 1,1 1-1,-1-1 0,1 0 0,-1 0 1,-1 0-1,-37 15-4724,12-10 804,7-4 1643</inkml:trace>
  <inkml:trace contextRef="#ctx0" brushRef="#br0" timeOffset="2161.07">4087 1143 76,'-25'15'4443,"19"-7"214,21-10-1516,4-1-2885,1 0 0,0 1 0,0 1 0,28 2 0,17-2-121,1338-155 1384,-1002 98-1368,451-85 751,-735 121-451,50-13-52,-147 32-580,-37 13-2205,-47 20-6818,60-28 7939,-11 4-1661</inkml:trace>
  <inkml:trace contextRef="#ctx0" brushRef="#br0" timeOffset="4385.91">58 1238 720,'32'23'495,"-25"-18"-375,-1-1 1,1 0-1,0 0 0,0 0 1,0-1-1,1 0 0,-1-1 1,1 0-1,14 3 0,77 3 1143,-65-7-746,814-26 6752,-619 9-6441,581-33-2306,-750 44-3705,-71 5 1667,-4 0 2390</inkml:trace>
  <inkml:trace contextRef="#ctx0" brushRef="#br0" timeOffset="4686.82">544 1434 840,'-38'11'1099,"38"-11"-1091,-1 0 0,1 0 1,0 0-1,0 0 0,0 0 1,0 0-1,0 0 0,0 0 1,-1 0-1,1 0 0,0 0 0,0 0 1,0 0-1,0 0 0,0 0 1,0 1-1,0-1 0,0 0 1,0 0-1,-1 0 0,1 0 1,0 0-1,0 0 0,0 0 1,0 1-1,0-1 0,0 0 1,0 0-1,0 0 0,0 0 1,0 0-1,0 0 0,0 1 0,0-1 1,0 0-1,0 0 0,0 0 1,0 0-1,0 0 0,0 0 1,0 1-1,0-1 0,0 0 1,0 0-1,0 0 0,0 0 1,1 0-1,-1 0 0,0 0 1,0 1-1,0-1 0,0 0 1,0 0-1,0 0 0,0 0 1,0 0-1,1 0 0,-1 0 0,0 0 1,0 0-1,0 0 0,0 0 1,24 5 912,137 5 590,0-7 0,173-20 1,65 0-597,-357 18-917,63-2-822,-95 0 66,0 0 1,0 0 0,0-1-1,-1-1 1,1 1-1,0-2 1,14-6 0,-18 7-383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24:24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3303 106 3648,'-10'-14'5368,"8"12"-4912,0 0 1,1 0 0,-1 0-1,1 0 1,-1-1-1,1 1 1,0 0-1,0 0 1,0-1 0,0 1-1,-1-5 1,2 6-409,0 0 0,0 1 1,0-1-1,0 1 0,-1-1 0,1 1 1,0-1-1,0 1 0,0-1 0,-1 1 1,1-1-1,0 1 0,-1-1 1,1 1-1,0 0 0,-1-1 0,1 1 1,-1 0-1,1-1 0,0 1 1,-1 0-1,1-1 0,-1 1 0,0 0 1,8-1-8843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9</cp:revision>
  <dcterms:created xsi:type="dcterms:W3CDTF">2026-01-12T17:34:00Z</dcterms:created>
  <dcterms:modified xsi:type="dcterms:W3CDTF">2026-01-12T17:56:00Z</dcterms:modified>
</cp:coreProperties>
</file>